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FD2E20" w:rsidP="348E1412" w:rsidRDefault="28D44647" w14:paraId="79BD934C" w14:textId="2BC6E67E" w14:noSpellErr="1">
      <w:pPr>
        <w:spacing w:before="82" w:line="362" w:lineRule="auto"/>
        <w:ind w:left="0" w:right="104" w:hanging="0"/>
        <w:jc w:val="center"/>
        <w:rPr>
          <w:b w:val="1"/>
          <w:bCs w:val="1"/>
          <w:sz w:val="28"/>
          <w:szCs w:val="28"/>
          <w:lang w:val="pt-BR"/>
        </w:rPr>
        <w:pPrChange w:author="Vanessa Cristina Viebrantz" w:date="2018-12-09T17:26:41.737641" w:id="1233098373">
          <w:pPr>
            <w:ind w:left="3722" w:right="104" w:hanging="3722"/>
            <w:jc w:val="center"/>
          </w:pPr>
        </w:pPrChange>
      </w:pPr>
      <w:ins w:author="Leticia de Carvalho" w:date="2018-12-09T16:39:00.8040684" w:id="1866722518">
        <w:r w:rsidRPr="28D44647" w:rsidR="1D313F8F">
          <w:rPr>
            <w:b w:val="1"/>
            <w:bCs w:val="1"/>
            <w:sz w:val="28"/>
            <w:szCs w:val="28"/>
            <w:lang w:val="pt-BR"/>
          </w:rPr>
          <w:t xml:space="preserve"> </w:t>
        </w:r>
      </w:ins>
      <w:r w:rsidRPr="28D44647">
        <w:rPr>
          <w:b w:val="1"/>
          <w:bCs w:val="1"/>
          <w:sz w:val="28"/>
          <w:szCs w:val="28"/>
          <w:lang w:val="pt-BR"/>
        </w:rPr>
        <w:t xml:space="preserve">Adivinha Bicho: um jogo interdisciplinar entre alfabetização e ciências da natureza </w:t>
      </w:r>
    </w:p>
    <w:p w:rsidRPr="00932B8E" w:rsidR="005F6DE1" w:rsidP="69488777" w:rsidRDefault="69488777" w14:paraId="4A07E1ED" w14:textId="7F06CD31">
      <w:pPr>
        <w:spacing w:before="82" w:line="362" w:lineRule="auto"/>
        <w:ind w:left="3722" w:right="104" w:hanging="3722"/>
        <w:jc w:val="center"/>
        <w:rPr>
          <w:b w:val="1"/>
          <w:bCs w:val="1"/>
          <w:sz w:val="28"/>
          <w:szCs w:val="28"/>
          <w:lang w:val="pt-BR"/>
        </w:rPr>
      </w:pPr>
      <w:proofErr w:type="spellStart"/>
      <w:r w:rsidRPr="69488777">
        <w:rPr>
          <w:b w:val="1"/>
          <w:bCs w:val="1"/>
          <w:sz w:val="28"/>
          <w:szCs w:val="28"/>
          <w:lang w:val="pt-BR"/>
        </w:rPr>
        <w:t>Dandara</w:t>
      </w:r>
      <w:proofErr w:type="spellEnd"/>
      <w:r w:rsidRPr="69488777">
        <w:rPr>
          <w:b w:val="1"/>
          <w:bCs w:val="1"/>
          <w:sz w:val="28"/>
          <w:szCs w:val="28"/>
          <w:lang w:val="pt-BR"/>
        </w:rPr>
        <w:t xml:space="preserve"> Conceição Lino de Lima, Gislene Cristina </w:t>
      </w:r>
      <w:proofErr w:type="spellStart"/>
      <w:r w:rsidRPr="69488777">
        <w:rPr>
          <w:b w:val="1"/>
          <w:bCs w:val="1"/>
          <w:sz w:val="28"/>
          <w:szCs w:val="28"/>
          <w:lang w:val="pt-BR"/>
        </w:rPr>
        <w:t>Ehlert</w:t>
      </w:r>
      <w:proofErr w:type="spellEnd"/>
      <w:r w:rsidRPr="69488777">
        <w:rPr>
          <w:b w:val="1"/>
          <w:bCs w:val="1"/>
          <w:sz w:val="28"/>
          <w:szCs w:val="28"/>
          <w:lang w:val="pt-BR"/>
        </w:rPr>
        <w:t xml:space="preserve">, </w:t>
      </w:r>
      <w:del w:author="Vanessa Cristina Viebrantz" w:date="2018-12-09T14:50:35.7056594" w:id="1609072807">
        <w:r w:rsidRPr="69488777" w:rsidDel="0DD5D360">
          <w:rPr>
            <w:b w:val="1"/>
            <w:bCs w:val="1"/>
            <w:sz w:val="28"/>
            <w:szCs w:val="28"/>
            <w:lang w:val="pt-BR"/>
          </w:rPr>
          <w:delText xml:space="preserve">Leticia de Carvalho</w:delText>
        </w:r>
      </w:del>
      <w:ins w:author="Vanessa Cristina Viebrantz" w:date="2018-12-09T14:41:30.1305724" w:id="482411481">
        <w:r w:rsidRPr="69488777" w:rsidR="5F593A57">
          <w:rPr>
            <w:b w:val="1"/>
            <w:bCs w:val="1"/>
            <w:sz w:val="28"/>
            <w:szCs w:val="28"/>
            <w:lang w:val="pt-BR"/>
          </w:rPr>
          <w:t xml:space="preserve">Leonardo </w:t>
        </w:r>
        <w:proofErr w:type="spellStart"/>
        <w:r w:rsidRPr="69488777" w:rsidR="5F593A57">
          <w:rPr>
            <w:b w:val="1"/>
            <w:bCs w:val="1"/>
            <w:sz w:val="28"/>
            <w:szCs w:val="28"/>
            <w:lang w:val="pt-BR"/>
          </w:rPr>
          <w:t xml:space="preserve">Fiedler</w:t>
        </w:r>
        <w:proofErr w:type="spellEnd"/>
      </w:ins>
      <w:ins w:author="Vanessa Cristina Viebrantz" w:date="2018-12-09T14:42:00.5738633" w:id="871974090">
        <w:r w:rsidRPr="69488777" w:rsidR="0BEAB297">
          <w:rPr>
            <w:b w:val="1"/>
            <w:bCs w:val="1"/>
            <w:sz w:val="28"/>
            <w:szCs w:val="28"/>
            <w:lang w:val="pt-BR"/>
          </w:rPr>
          <w:t xml:space="preserve">, </w:t>
        </w:r>
      </w:ins>
      <w:ins w:author="Vanessa Cristina Viebrantz" w:date="2018-12-09T14:50:35.7056594" w:id="2034387727">
        <w:r w:rsidRPr="69488777" w:rsidR="0DD5D360">
          <w:rPr>
            <w:b w:val="1"/>
            <w:bCs w:val="1"/>
            <w:sz w:val="28"/>
            <w:szCs w:val="28"/>
            <w:lang w:val="pt-BR"/>
          </w:rPr>
          <w:t xml:space="preserve">Leticia de </w:t>
        </w:r>
        <w:r w:rsidRPr="69488777" w:rsidR="0DD5D360">
          <w:rPr>
            <w:b w:val="1"/>
            <w:bCs w:val="1"/>
            <w:sz w:val="28"/>
            <w:szCs w:val="28"/>
            <w:lang w:val="pt-BR"/>
          </w:rPr>
          <w:t xml:space="preserve">Carvalho, </w:t>
        </w:r>
      </w:ins>
      <w:ins w:author="Vanessa Cristina Viebrantz" w:date="2018-12-09T14:42:00.5738633" w:id="1115300049">
        <w:r w:rsidRPr="69488777" w:rsidR="0BEAB297">
          <w:rPr>
            <w:b w:val="1"/>
            <w:bCs w:val="1"/>
            <w:sz w:val="28"/>
            <w:szCs w:val="28"/>
            <w:lang w:val="pt-BR"/>
          </w:rPr>
          <w:t xml:space="preserve">M</w:t>
        </w:r>
      </w:ins>
      <w:del w:author="Vanessa Cristina Viebrantz" w:date="2018-12-09T14:40:29.6062783" w:id="711412909">
        <w:r w:rsidRPr="69488777" w:rsidDel="0B10CFE0">
          <w:rPr>
            <w:b/>
            <w:bCs/>
            <w:sz w:val="28"/>
            <w:szCs w:val="28"/>
            <w:lang w:val="pt-BR"/>
          </w:rPr>
          <w:delText xml:space="preserve"> e</w:delText>
        </w:r>
      </w:del>
      <w:ins w:author="Vanessa Cristina Viebrantz" w:date="2018-12-09T14:42:00.5738633" w:id="1698844683">
        <w:r w:rsidRPr="0BEAB297" w:rsidR="0BEAB297">
          <w:rPr>
            <w:b w:val="1"/>
            <w:bCs w:val="1"/>
            <w:sz w:val="28"/>
            <w:szCs w:val="28"/>
            <w:lang w:val="pt-BR"/>
            <w:rPrChange w:author="Vanessa Cristina Viebrantz" w:date="2018-12-09T14:42:00.5738633" w:id="256334619">
              <w:rPr/>
            </w:rPrChange>
          </w:rPr>
          <w:t xml:space="preserve">atheus</w:t>
        </w:r>
        <w:r w:rsidRPr="0BEAB297" w:rsidR="0BEAB297">
          <w:rPr>
            <w:b w:val="1"/>
            <w:bCs w:val="1"/>
            <w:sz w:val="28"/>
            <w:szCs w:val="28"/>
            <w:lang w:val="pt-BR"/>
            <w:rPrChange w:author="Vanessa Cristina Viebrantz" w:date="2018-12-09T14:42:00.5738633" w:id="1488464481">
              <w:rPr/>
            </w:rPrChange>
          </w:rPr>
          <w:t xml:space="preserve"> </w:t>
        </w:r>
      </w:ins>
      <w:ins w:author="Vanessa Cristina Viebrantz" w:date="2018-12-09T14:45:02.3120836" w:id="852961585">
        <w:r w:rsidRPr="0BEAB297" w:rsidR="06A57D1A">
          <w:rPr>
            <w:b w:val="1"/>
            <w:bCs w:val="1"/>
            <w:sz w:val="28"/>
            <w:szCs w:val="28"/>
            <w:lang w:val="pt-BR"/>
            <w:rPrChange w:author="Vanessa Cristina Viebrantz" w:date="2018-12-09T14:42:00.5738633" w:id="584356366">
              <w:rPr/>
            </w:rPrChange>
          </w:rPr>
          <w:t xml:space="preserve">Eduard</w:t>
        </w:r>
      </w:ins>
      <w:ins w:author="Vanessa Cristina Viebrantz" w:date="2018-12-09T14:45:32.8405202" w:id="630534869">
        <w:r w:rsidRPr="0BEAB297" w:rsidR="50C1E4C6">
          <w:rPr>
            <w:b w:val="1"/>
            <w:bCs w:val="1"/>
            <w:sz w:val="28"/>
            <w:szCs w:val="28"/>
            <w:lang w:val="pt-BR"/>
            <w:rPrChange w:author="Vanessa Cristina Viebrantz" w:date="2018-12-09T14:42:00.5738633" w:id="1979040454">
              <w:rPr/>
            </w:rPrChange>
          </w:rPr>
          <w:t xml:space="preserve">o </w:t>
        </w:r>
        <w:proofErr w:type="spellStart"/>
        <w:r w:rsidRPr="0BEAB297" w:rsidR="50C1E4C6">
          <w:rPr>
            <w:b w:val="1"/>
            <w:bCs w:val="1"/>
            <w:sz w:val="28"/>
            <w:szCs w:val="28"/>
            <w:lang w:val="pt-BR"/>
            <w:rPrChange w:author="Vanessa Cristina Viebrantz" w:date="2018-12-09T14:42:00.5738633" w:id="16720542">
              <w:rPr/>
            </w:rPrChange>
          </w:rPr>
          <w:t xml:space="preserve">Hoeltgebau</w:t>
        </w:r>
      </w:ins>
      <w:ins w:author="Vanessa Cristina Viebrantz" w:date="2018-12-09T14:46:03.103003" w:id="1309450874">
        <w:r w:rsidRPr="0BEAB297" w:rsidR="6C0DA02A">
          <w:rPr>
            <w:b w:val="1"/>
            <w:bCs w:val="1"/>
            <w:sz w:val="28"/>
            <w:szCs w:val="28"/>
            <w:lang w:val="pt-BR"/>
            <w:rPrChange w:author="Vanessa Cristina Viebrantz" w:date="2018-12-09T14:42:00.5738633" w:id="1985704674">
              <w:rPr/>
            </w:rPrChange>
          </w:rPr>
          <w:t xml:space="preserve">m</w:t>
        </w:r>
        <w:proofErr w:type="spellEnd"/>
        <w:r w:rsidRPr="0BEAB297" w:rsidR="6C0DA02A">
          <w:rPr>
            <w:b w:val="1"/>
            <w:bCs w:val="1"/>
            <w:sz w:val="28"/>
            <w:szCs w:val="28"/>
            <w:lang w:val="pt-BR"/>
            <w:rPrChange w:author="Vanessa Cristina Viebrantz" w:date="2018-12-09T14:42:00.5738633" w:id="782356738">
              <w:rPr/>
            </w:rPrChange>
          </w:rPr>
          <w:t xml:space="preserve"> Pereira </w:t>
        </w:r>
        <w:r w:rsidRPr="0BEAB297" w:rsidR="6C0DA02A">
          <w:rPr>
            <w:b w:val="1"/>
            <w:bCs w:val="1"/>
            <w:sz w:val="28"/>
            <w:szCs w:val="28"/>
            <w:lang w:val="pt-BR"/>
            <w:rPrChange w:author="Vanessa Cristina Viebrantz" w:date="2018-12-09T14:42:00.5738633" w:id="405995521">
              <w:rPr/>
            </w:rPrChange>
          </w:rPr>
          <w:t xml:space="preserve">e </w:t>
        </w:r>
      </w:ins>
      <w:del w:author="Vanessa Cristina Viebrantz" w:date="2018-12-09T14:46:33.3623482" w:id="1086379673">
        <w:r w:rsidRPr="69488777" w:rsidDel="2BCF5426">
          <w:rPr>
            <w:b w:val="1"/>
            <w:bCs w:val="1"/>
            <w:sz w:val="28"/>
            <w:szCs w:val="28"/>
            <w:lang w:val="pt-BR"/>
          </w:rPr>
          <w:delText xml:space="preserve"> </w:delText>
        </w:r>
      </w:del>
      <w:r w:rsidRPr="69488777">
        <w:rPr>
          <w:b w:val="1"/>
          <w:bCs w:val="1"/>
          <w:sz w:val="28"/>
          <w:szCs w:val="28"/>
          <w:lang w:val="pt-BR"/>
        </w:rPr>
        <w:t xml:space="preserve">Vanessa</w:t>
      </w:r>
      <w:r w:rsidRPr="69488777">
        <w:rPr>
          <w:b w:val="1"/>
          <w:bCs w:val="1"/>
          <w:sz w:val="28"/>
          <w:szCs w:val="28"/>
          <w:lang w:val="pt-BR"/>
        </w:rPr>
        <w:t xml:space="preserve"> Cristina </w:t>
      </w:r>
      <w:proofErr w:type="spellStart"/>
      <w:r w:rsidRPr="69488777">
        <w:rPr>
          <w:b w:val="1"/>
          <w:bCs w:val="1"/>
          <w:sz w:val="28"/>
          <w:szCs w:val="28"/>
          <w:lang w:val="pt-BR"/>
        </w:rPr>
        <w:t>Viebrantz</w:t>
      </w:r>
      <w:proofErr w:type="spellEnd"/>
    </w:p>
    <w:p w:rsidRPr="00E82F23" w:rsidR="00FD2E20" w:rsidP="002C2C5B" w:rsidRDefault="00FD2E20" w14:paraId="79BD934E" w14:textId="77777777">
      <w:pPr>
        <w:pStyle w:val="Corpodetexto"/>
        <w:rPr>
          <w:lang w:val="pt-BR"/>
        </w:rPr>
      </w:pPr>
    </w:p>
    <w:p w:rsidR="00FD2E20" w:rsidP="64869FD6" w:rsidRDefault="64869FD6" w14:paraId="79BD935C" w14:textId="3A7FB4D9">
      <w:pPr>
        <w:pStyle w:val="Ttulo1"/>
        <w:rPr>
          <w:lang w:val="pt-BR"/>
        </w:rPr>
      </w:pPr>
      <w:r>
        <w:t>INTRODUÇÃO</w:t>
      </w:r>
    </w:p>
    <w:p w:rsidR="73AF3A30" w:rsidP="0E3C03BE" w:rsidRDefault="64869FD6" w14:paraId="646C48D1" w14:textId="67F7D260">
      <w:pPr>
        <w:pStyle w:val="Corpodetexto"/>
        <w:rPr>
          <w:color w:val="000000" w:themeColor="text1" w:themeTint="FF" w:themeShade="FF"/>
          <w:lang w:val="pt-BR"/>
          <w:rPrChange w:author="Dandara Conceição Lino de Lima" w:date="2018-12-08T19:10:57.874814" w:id="1615769861">
            <w:rPr/>
          </w:rPrChange>
        </w:rPr>
        <w:pPrChange w:author="Dandara Conceição Lino de Lima" w:date="2018-12-08T19:10:57.874814" w:id="1143955361">
          <w:pPr>
            <w:pStyle w:val="Corpodetexto"/>
          </w:pPr>
        </w:pPrChange>
      </w:pPr>
      <w:r w:rsidRPr="64869FD6">
        <w:rPr>
          <w:color w:val="000000" w:themeColor="text1"/>
          <w:lang w:val="pt-BR"/>
        </w:rPr>
        <w:t xml:space="preserve">Em uma sala de aula dos anos iniciais estão presentes várias hipóteses de escrita</w:t>
      </w:r>
      <w:ins w:author="Leticia de Carvalho" w:date="2018-12-08T11:34:24.3214528" w:id="451410781">
        <w:r w:rsidRPr="64869FD6" w:rsidR="1AE7FB5D">
          <w:rPr>
            <w:color w:val="000000" w:themeColor="text1"/>
            <w:lang w:val="pt-BR"/>
          </w:rPr>
          <w:t xml:space="preserve">, </w:t>
        </w:r>
      </w:ins>
      <w:ins w:author="Gislene Cristina Ehlert" w:date="2018-12-08T18:37:21.3540983" w:id="1682297599">
        <w:r w:rsidRPr="64869FD6" w:rsidR="006D040B">
          <w:rPr>
            <w:color w:val="000000" w:themeColor="text1"/>
            <w:lang w:val="pt-BR"/>
          </w:rPr>
          <w:t xml:space="preserve">cada criança tem suas especificidades</w:t>
        </w:r>
      </w:ins>
      <w:ins w:author="Leticia de Carvalho" w:date="2018-12-08T11:34:24.3214528" w:id="1384100178">
        <w:del w:author="Gislene Cristina Ehlert" w:date="2018-12-08T18:36:51.2126349" w:id="35038883">
          <w:r w:rsidRPr="64869FD6" w:rsidDel="3003F95B" w:rsidR="1AE7FB5D">
            <w:rPr>
              <w:color w:val="000000" w:themeColor="text1"/>
              <w:lang w:val="pt-BR"/>
            </w:rPr>
            <w:delText xml:space="preserve">que</w:delText>
          </w:r>
        </w:del>
      </w:ins>
      <w:ins w:author="Leticia de Carvalho" w:date="2018-12-08T11:35:24.9417289" w:id="1300160549">
        <w:r w:rsidRPr="64869FD6" w:rsidR="614433E5">
          <w:rPr>
            <w:color w:val="000000" w:themeColor="text1"/>
            <w:lang w:val="pt-BR"/>
          </w:rPr>
          <w:t xml:space="preserve">,</w:t>
        </w:r>
      </w:ins>
      <w:ins w:author="Gislene Cristina Ehlert" w:date="2018-12-08T18:37:21.3540983" w:id="753355175">
        <w:r w:rsidRPr="64869FD6" w:rsidR="006D040B">
          <w:rPr>
            <w:color w:val="000000" w:themeColor="text1"/>
            <w:lang w:val="pt-BR"/>
          </w:rPr>
          <w:t xml:space="preserve"> e</w:t>
        </w:r>
      </w:ins>
      <w:ins w:author="Leticia de Carvalho" w:date="2018-12-08T11:34:24.3214528" w:id="861331757">
        <w:r w:rsidRPr="64869FD6" w:rsidR="1AE7FB5D">
          <w:rPr>
            <w:color w:val="000000" w:themeColor="text1"/>
            <w:lang w:val="pt-BR"/>
          </w:rPr>
          <w:t xml:space="preserve"> </w:t>
        </w:r>
      </w:ins>
      <w:del w:author="Leticia de Carvalho" w:date="2018-12-08T11:34:24.3214528" w:id="767938726">
        <w:r w:rsidRPr="64869FD6" w:rsidDel="1AE7FB5D">
          <w:rPr>
            <w:color w:val="000000" w:themeColor="text1"/>
            <w:lang w:val="pt-BR"/>
          </w:rPr>
          <w:delText xml:space="preserve"> e </w:delText>
        </w:r>
      </w:del>
      <w:ins w:author="Gislene Cristina Ehlert" w:date="2018-12-08T18:37:21.3540983" w:id="611319937">
        <w:r w:rsidRPr="64869FD6">
          <w:rPr>
            <w:color w:val="000000" w:themeColor="text1"/>
            <w:lang w:val="pt-BR"/>
          </w:rPr>
          <w:t xml:space="preserve">algumas apresentam maior dificuldade em avançar </w:t>
        </w:r>
      </w:ins>
      <w:ins w:author="Gislene Cristina Ehlert" w:date="2018-12-08T18:37:51.7656474" w:id="136285954">
        <w:r w:rsidRPr="64869FD6" w:rsidR="25FF5B66">
          <w:rPr>
            <w:color w:val="000000" w:themeColor="text1"/>
            <w:lang w:val="pt-BR"/>
          </w:rPr>
          <w:t xml:space="preserve">na</w:t>
        </w:r>
      </w:ins>
      <w:ins w:author="Gislene Cristina Ehlert" w:date="2018-12-08T18:37:21.3540983" w:id="2014447789">
        <w:r w:rsidRPr="64869FD6">
          <w:rPr>
            <w:color w:val="000000" w:themeColor="text1"/>
            <w:lang w:val="pt-BR"/>
          </w:rPr>
          <w:t xml:space="preserve"> </w:t>
        </w:r>
      </w:ins>
      <w:ins w:author="Gislene Cristina Ehlert" w:date="2018-12-08T18:37:51.7656474" w:id="20223992">
        <w:r w:rsidRPr="64869FD6" w:rsidR="25FF5B66">
          <w:rPr>
            <w:color w:val="000000" w:themeColor="text1"/>
            <w:lang w:val="pt-BR"/>
          </w:rPr>
          <w:t xml:space="preserve">escrita e leitura.</w:t>
        </w:r>
      </w:ins>
      <w:ins w:author="Gislene Cristina Ehlert" w:date="2018-12-08T18:37:21.3540983" w:id="335195416">
        <w:r w:rsidRPr="64869FD6">
          <w:rPr>
            <w:color w:val="000000" w:themeColor="text1"/>
            <w:lang w:val="pt-BR"/>
          </w:rPr>
          <w:t xml:space="preserve"> </w:t>
        </w:r>
      </w:ins>
      <w:ins w:author="Gislene Cristina Ehlert" w:date="2018-12-08T18:38:21.9079472" w:id="338101257">
        <w:r w:rsidRPr="64869FD6" w:rsidR="2507D94A">
          <w:rPr>
            <w:color w:val="000000" w:themeColor="text1"/>
            <w:lang w:val="pt-BR"/>
          </w:rPr>
          <w:t xml:space="preserve">Sobre o processo de aquisição da </w:t>
        </w:r>
      </w:ins>
      <w:ins w:author="Dandara Conceição Lino de Lima" w:date="2018-12-08T18:39:22.1019097" w:id="965813654">
        <w:r w:rsidRPr="64869FD6" w:rsidR="2507D94A">
          <w:rPr>
            <w:color w:val="000000" w:themeColor="text1"/>
            <w:lang w:val="pt-BR"/>
          </w:rPr>
          <w:t xml:space="preserve">li</w:t>
        </w:r>
      </w:ins>
      <w:ins w:author="Dandara Conceição Lino de Lima" w:date="2018-12-08T18:39:52.480006" w:id="887526884">
        <w:r w:rsidRPr="64869FD6" w:rsidR="0F13BD7E">
          <w:rPr>
            <w:color w:val="000000" w:themeColor="text1"/>
            <w:lang w:val="pt-BR"/>
          </w:rPr>
          <w:t xml:space="preserve">n</w:t>
        </w:r>
        <w:r w:rsidRPr="64869FD6" w:rsidR="2507D94A">
          <w:rPr>
            <w:color w:val="000000" w:themeColor="text1"/>
            <w:lang w:val="pt-BR"/>
          </w:rPr>
          <w:t xml:space="preserve">guagem</w:t>
        </w:r>
      </w:ins>
      <w:ins w:author="Gislene Cristina Ehlert" w:date="2018-12-08T18:38:21.9079472" w:id="1853571451">
        <w:del w:author="Dandara Conceição Lino de Lima" w:date="2018-12-08T18:39:22.1019097" w:id="1809554772">
          <w:r w:rsidRPr="64869FD6" w:rsidDel="1C689434" w:rsidR="2507D94A">
            <w:rPr>
              <w:color w:val="000000" w:themeColor="text1"/>
              <w:lang w:val="pt-BR"/>
            </w:rPr>
            <w:delText xml:space="preserve">libgu</w:delText>
          </w:r>
        </w:del>
        <w:del w:author="Dandara Conceição Lino de Lima" w:date="2018-12-08T18:39:52.480006" w:id="1935969937">
          <w:r w:rsidRPr="64869FD6" w:rsidDel="0F13BD7E" w:rsidR="2507D94A">
            <w:rPr>
              <w:color w:val="000000" w:themeColor="text1"/>
              <w:lang w:val="pt-BR"/>
            </w:rPr>
            <w:delText xml:space="preserve">em</w:delText>
          </w:r>
        </w:del>
      </w:ins>
      <w:ins w:author="Dandara Conceição Lino de Lima" w:date="2018-12-08T18:38:52.081277" w:id="565302324">
        <w:r w:rsidRPr="64869FD6" w:rsidR="6201CE2B">
          <w:rPr>
            <w:color w:val="000000" w:themeColor="text1"/>
            <w:lang w:val="pt-BR"/>
          </w:rPr>
          <w:t xml:space="preserve"> escrita, Soares (2011) cita que</w:t>
        </w:r>
      </w:ins>
      <w:ins w:author="Leticia de Carvalho" w:date="2018-12-08T11:35:24.9417289" w:id="764516157">
        <w:del w:author="Gislene Cristina Ehlert" w:date="2018-12-08T18:34:50.2494524" w:id="294627189">
          <w:r w:rsidRPr="64869FD6" w:rsidDel="118FA775" w:rsidR="614433E5">
            <w:rPr>
              <w:color w:val="000000" w:themeColor="text1"/>
              <w:lang w:val="pt-BR"/>
            </w:rPr>
            <w:delText xml:space="preserve">.</w:delText>
          </w:r>
        </w:del>
      </w:ins>
      <w:del w:author="Gislene Cristina Ehlert" w:date="2018-12-08T18:34:50.2494524" w:id="493311567">
        <w:r w:rsidRPr="64869FD6" w:rsidDel="118FA775">
          <w:rPr>
            <w:color w:val="000000" w:themeColor="text1"/>
            <w:lang w:val="pt-BR"/>
          </w:rPr>
          <w:delText xml:space="preserve"> </w:delText>
        </w:r>
      </w:del>
      <w:ins w:author="Leticia de Carvalho" w:date="2018-12-08T11:35:24.9417289" w:id="1663836965">
        <w:del w:author="Gislene Cristina Ehlert" w:date="2018-12-08T18:34:50.2494524" w:id="190735699">
          <w:r w:rsidRPr="64869FD6" w:rsidDel="118FA775" w:rsidR="614433E5">
            <w:rPr>
              <w:color w:val="000000" w:themeColor="text1"/>
              <w:lang w:val="pt-BR"/>
            </w:rPr>
            <w:delText xml:space="preserve">N</w:delText>
          </w:r>
        </w:del>
      </w:ins>
      <w:del w:author="Leticia de Carvalho" w:date="2018-12-08T11:35:24.9417289" w:id="878341423">
        <w:r w:rsidRPr="64869FD6" w:rsidDel="614433E5">
          <w:rPr>
            <w:color w:val="000000" w:themeColor="text1"/>
            <w:lang w:val="pt-BR"/>
          </w:rPr>
          <w:delText xml:space="preserve">n</w:delText>
        </w:r>
      </w:del>
      <w:del w:author="Gislene Cristina Ehlert" w:date="2018-12-08T18:34:50.2494524" w:id="1625180460">
        <w:r w:rsidRPr="64869FD6" w:rsidDel="118FA775">
          <w:rPr>
            <w:color w:val="000000" w:themeColor="text1"/>
            <w:lang w:val="pt-BR"/>
          </w:rPr>
          <w:delText xml:space="preserve">a perspectiva </w:delText>
        </w:r>
      </w:del>
      <w:ins w:author="Dandara Conceição Lino de Lima" w:date="2018-12-08T18:34:19.4721323" w:id="1071246845">
        <w:del w:author="Gislene Cristina Ehlert" w:date="2018-12-08T18:34:50.2494524" w:id="240753205">
          <w:r w:rsidRPr="27CD20F4" w:rsidDel="118FA775" w:rsidR="6D1D37D6">
            <w:rPr>
              <w:lang w:val="pt-BR"/>
              <w:rPrChange w:author="Gislene Cristina Ehlert" w:date="2018-12-08T18:33:19.0646912" w:id="1519562243">
                <w:rPr>
                  <w:color w:val="000000" w:themeColor="text1"/>
                  <w:lang w:val="pt-BR"/>
                </w:rPr>
              </w:rPrChange>
            </w:rPr>
            <w:delText xml:space="preserve">do letramento </w:delText>
          </w:r>
        </w:del>
      </w:ins>
      <w:del w:author="Dandara Conceição Lino de Lima" w:date="2018-12-08T18:32:48.5702795" w:id="1490438204">
        <w:r w:rsidRPr="64869FD6" w:rsidDel="3578C261">
          <w:rPr>
            <w:color w:val="000000" w:themeColor="text1"/>
            <w:lang w:val="pt-BR"/>
          </w:rPr>
          <w:delText>interacionista</w:delText>
        </w:r>
      </w:del>
      <w:ins w:author="Gislene Cristina Ehlert" w:date="2018-12-08T18:33:19.0646912" w:id="290352497">
        <w:del w:author="Dandara Conceição Lino de Lima" w:date="2018-12-08T18:33:49.2641732" w:id="743029328">
          <w:r w:rsidRPr="27CD20F4" w:rsidDel="5A92AE03" w:rsidR="27CD20F4">
            <w:rPr>
              <w:color w:val="000000" w:themeColor="text1" w:themeTint="FF" w:themeShade="FF"/>
              <w:lang w:val="pt-BR"/>
              <w:rPrChange w:author="Gislene Cristina Ehlert" w:date="2018-12-08T18:33:19.0646912" w:id="78733153">
                <w:rPr/>
              </w:rPrChange>
            </w:rPr>
            <w:delText>interacionista</w:delText>
          </w:r>
        </w:del>
      </w:ins>
      <w:r w:rsidR="00D03AF6">
        <w:rPr>
          <w:rStyle w:val="Refdecomentrio"/>
        </w:rPr>
      </w:r>
      <w:del w:author="Dandara Conceição Lino de Lima" w:date="2018-12-08T18:32:48.5702795" w:id="1399253016">
        <w:r w:rsidRPr="64869FD6" w:rsidDel="3578C261">
          <w:rPr>
            <w:color w:val="000000" w:themeColor="text1"/>
            <w:lang w:val="pt-BR"/>
          </w:rPr>
          <w:delText xml:space="preserve">, considerando então as metodologias ativas em conjunto a alfabetização contemporânea, foi pensado um jogo como atividade sistematizada para auxiliar de forma lúdica a aquisição da linguagem escrita da </w:delText>
        </w:r>
      </w:del>
      <w:ins w:author="Gislene Cristina Ehlert" w:date="2018-12-08T18:33:19.0646912" w:id="1922918901">
        <w:del w:author="Dandara Conceição Lino de Lima" w:date="2018-12-08T18:33:49.2641732" w:id="2142487966">
          <w:r w:rsidRPr="27CD20F4" w:rsidDel="5A92AE03">
            <w:rPr>
              <w:lang w:val="pt-BR"/>
              <w:rPrChange w:author="Gislene Cristina Ehlert" w:date="2018-12-08T18:33:19.0646912" w:id="1539460522">
                <w:rPr>
                  <w:color w:val="000000" w:themeColor="text1"/>
                  <w:lang w:val="pt-BR"/>
                </w:rPr>
              </w:rPrChange>
            </w:rPr>
            <w:delText>￼</w:delText>
          </w:r>
        </w:del>
      </w:ins>
      <w:del w:author="Dandara Conceição Lino de Lima" w:date="2018-12-08T18:38:52.081277" w:id="1632585648">
        <w:r w:rsidRPr="64869FD6" w:rsidDel="6201CE2B">
          <w:rPr>
            <w:color w:val="000000" w:themeColor="text1"/>
            <w:lang w:val="pt-BR"/>
          </w:rPr>
          <w:delText xml:space="preserve">.</w:delText>
        </w:r>
      </w:del>
      <w:r w:rsidRPr="64869FD6">
        <w:rPr>
          <w:color w:val="000000" w:themeColor="text1"/>
          <w:lang w:val="pt-BR"/>
        </w:rPr>
        <w:t xml:space="preserve"> “[...] escrever é um processo de relacionamento entre unidades sonoras e símbolos escritos, e é</w:t>
      </w:r>
      <w:r w:rsidRPr="0E3C03BE">
        <w:rPr>
          <w:i w:val="1"/>
          <w:iCs w:val="1"/>
          <w:color w:val="000000" w:themeColor="text1"/>
          <w:lang w:val="pt-BR"/>
        </w:rPr>
        <w:t xml:space="preserve"> </w:t>
      </w:r>
      <w:r w:rsidRPr="0E3C03BE">
        <w:rPr>
          <w:i w:val="0"/>
          <w:iCs w:val="0"/>
          <w:color w:val="000000" w:themeColor="text1"/>
          <w:lang w:val="pt-BR"/>
          <w:rPrChange w:author="Dandara Conceição Lino de Lima" w:date="2018-12-08T19:10:57.874814" w:id="762880566">
            <w:rPr>
              <w:i w:val="1"/>
              <w:iCs w:val="1"/>
              <w:color w:val="000000" w:themeColor="text1"/>
              <w:lang w:val="pt-BR"/>
            </w:rPr>
          </w:rPrChange>
        </w:rPr>
        <w:t xml:space="preserve">também</w:t>
      </w:r>
      <w:r w:rsidRPr="64869FD6">
        <w:rPr>
          <w:color w:val="000000" w:themeColor="text1"/>
          <w:lang w:val="pt-BR"/>
        </w:rPr>
        <w:t xml:space="preserve"> um processo de expressão de ideias e de organização do pensamento sob forma </w:t>
      </w:r>
      <w:r w:rsidRPr="64869FD6">
        <w:rPr>
          <w:color w:val="000000" w:themeColor="text1"/>
          <w:lang w:val="pt-BR"/>
        </w:rPr>
        <w:t xml:space="preserve">escrita</w:t>
      </w:r>
      <w:del w:author="Dandara Conceição Lino de Lima" w:date="2018-12-08T18:39:22.1019097" w:id="636358925">
        <w:r w:rsidRPr="64869FD6" w:rsidDel="1C689434">
          <w:rPr>
            <w:color w:val="000000" w:themeColor="text1"/>
            <w:lang w:val="pt-BR"/>
          </w:rPr>
          <w:delText xml:space="preserve">.” (</w:delText>
        </w:r>
      </w:del>
      <w:del w:author="Dandara Conceição Lino de Lima" w:date="2018-12-08T18:38:52.081277" w:id="223044879">
        <w:r w:rsidRPr="64869FD6" w:rsidDel="6201CE2B">
          <w:rPr>
            <w:color w:val="000000" w:themeColor="text1"/>
            <w:lang w:val="pt-BR"/>
          </w:rPr>
          <w:delText>SOARES</w:delText>
        </w:r>
      </w:del>
      <w:ins w:author="Dandara Conceição Lino de Lima" w:date="2018-12-08T18:39:22.1019097" w:id="200848809">
        <w:r w:rsidRPr="1C689434" w:rsidR="1C689434">
          <w:rPr>
            <w:color w:val="000000" w:themeColor="text1" w:themeTint="FF" w:themeShade="FF"/>
            <w:lang w:val="pt-BR"/>
            <w:rPrChange w:author="Dandara Conceição Lino de Lima" w:date="2018-12-08T18:39:22.1019097" w:id="76512167">
              <w:rPr/>
            </w:rPrChange>
          </w:rPr>
          <w:t>”</w:t>
        </w:r>
      </w:ins>
      <w:ins w:author="Dandara Conceição Lino de Lima" w:date="2018-12-08T18:40:53.0919212" w:id="456224017">
        <w:r w:rsidRPr="1C689434" w:rsidR="327CCE5F">
          <w:rPr>
            <w:color w:val="000000" w:themeColor="text1" w:themeTint="FF" w:themeShade="FF"/>
            <w:lang w:val="pt-BR"/>
            <w:rPrChange w:author="Dandara Conceição Lino de Lima" w:date="2018-12-08T18:39:22.1019097" w:id="1692137161">
              <w:rPr/>
            </w:rPrChange>
          </w:rPr>
          <w:t>.</w:t>
        </w:r>
      </w:ins>
      <w:ins w:author="Dandara Conceição Lino de Lima" w:date="2018-12-08T18:40:22.7798188" w:id="848724356">
        <w:r w:rsidRPr="1C689434" w:rsidR="4FEA7456">
          <w:rPr>
            <w:color w:val="000000" w:themeColor="text1" w:themeTint="FF" w:themeShade="FF"/>
            <w:lang w:val="pt-BR"/>
            <w:rPrChange w:author="Dandara Conceição Lino de Lima" w:date="2018-12-08T18:39:22.1019097" w:id="361958797">
              <w:rPr/>
            </w:rPrChange>
          </w:rPr>
          <w:t xml:space="preserve"> </w:t>
        </w:r>
      </w:ins>
      <w:ins w:author="Dandara Conceição Lino de Lima" w:date="2018-12-08T18:41:23.1030414" w:id="1734794453">
        <w:r w:rsidRPr="1C689434" w:rsidR="43806045">
          <w:rPr>
            <w:color w:val="000000" w:themeColor="text1" w:themeTint="FF" w:themeShade="FF"/>
            <w:lang w:val="pt-BR"/>
            <w:rPrChange w:author="Dandara Conceição Lino de Lima" w:date="2018-12-08T18:39:22.1019097" w:id="1717866733">
              <w:rPr/>
            </w:rPrChange>
          </w:rPr>
          <w:t xml:space="preserve">Visto desse prisma, a </w:t>
        </w:r>
        <w:r w:rsidRPr="1C689434" w:rsidR="43806045">
          <w:rPr>
            <w:color w:val="000000" w:themeColor="text1" w:themeTint="FF" w:themeShade="FF"/>
            <w:lang w:val="pt-BR"/>
            <w:rPrChange w:author="Dandara Conceição Lino de Lima" w:date="2018-12-08T18:39:22.1019097" w:id="220084516">
              <w:rPr/>
            </w:rPrChange>
          </w:rPr>
          <w:t xml:space="preserve">li</w:t>
        </w:r>
      </w:ins>
      <w:ins w:author="Dandara Conceição Lino de Lima" w:date="2018-12-08T18:41:53.7027064" w:id="699868404">
        <w:r w:rsidRPr="1C689434" w:rsidR="782CB6B0">
          <w:rPr>
            <w:color w:val="000000" w:themeColor="text1" w:themeTint="FF" w:themeShade="FF"/>
            <w:lang w:val="pt-BR"/>
            <w:rPrChange w:author="Dandara Conceição Lino de Lima" w:date="2018-12-08T18:39:22.1019097" w:id="843882483">
              <w:rPr/>
            </w:rPrChange>
          </w:rPr>
          <w:t xml:space="preserve">n</w:t>
        </w:r>
      </w:ins>
      <w:ins w:author="Dandara Conceição Lino de Lima" w:date="2018-12-08T18:41:23.1030414" w:id="814084526">
        <w:r w:rsidRPr="1C689434" w:rsidR="43806045">
          <w:rPr>
            <w:color w:val="000000" w:themeColor="text1" w:themeTint="FF" w:themeShade="FF"/>
            <w:lang w:val="pt-BR"/>
            <w:rPrChange w:author="Dandara Conceição Lino de Lima" w:date="2018-12-08T18:39:22.1019097" w:id="991156553">
              <w:rPr/>
            </w:rPrChange>
          </w:rPr>
          <w:t xml:space="preserve">guagem</w:t>
        </w:r>
        <w:r w:rsidRPr="1C689434" w:rsidR="43806045">
          <w:rPr>
            <w:color w:val="000000" w:themeColor="text1" w:themeTint="FF" w:themeShade="FF"/>
            <w:lang w:val="pt-BR"/>
            <w:rPrChange w:author="Dandara Conceição Lino de Lima" w:date="2018-12-08T18:39:22.1019097" w:id="245554565">
              <w:rPr/>
            </w:rPrChange>
          </w:rPr>
          <w:t xml:space="preserve"> escrita se faz </w:t>
        </w:r>
        <w:r w:rsidRPr="1C689434" w:rsidR="43806045">
          <w:rPr>
            <w:color w:val="000000" w:themeColor="text1" w:themeTint="FF" w:themeShade="FF"/>
            <w:lang w:val="pt-BR"/>
            <w:rPrChange w:author="Dandara Conceição Lino de Lima" w:date="2018-12-08T18:39:22.1019097" w:id="1604257160">
              <w:rPr/>
            </w:rPrChange>
          </w:rPr>
          <w:t xml:space="preserve">necess</w:t>
        </w:r>
      </w:ins>
      <w:ins w:author="Dandara Conceição Lino de Lima" w:date="2018-12-08T18:46:26.6016597" w:id="1556728130">
        <w:r w:rsidRPr="1C689434" w:rsidR="0D8C5841">
          <w:rPr>
            <w:color w:val="000000" w:themeColor="text1" w:themeTint="FF" w:themeShade="FF"/>
            <w:lang w:val="pt-BR"/>
            <w:rPrChange w:author="Dandara Conceição Lino de Lima" w:date="2018-12-08T18:39:22.1019097" w:id="603193646">
              <w:rPr/>
            </w:rPrChange>
          </w:rPr>
          <w:t xml:space="preserve">á</w:t>
        </w:r>
      </w:ins>
      <w:ins w:author="Dandara Conceição Lino de Lima" w:date="2018-12-08T18:41:23.1030414" w:id="1475945499">
        <w:r w:rsidRPr="1C689434" w:rsidR="43806045">
          <w:rPr>
            <w:color w:val="000000" w:themeColor="text1" w:themeTint="FF" w:themeShade="FF"/>
            <w:lang w:val="pt-BR"/>
            <w:rPrChange w:author="Dandara Conceição Lino de Lima" w:date="2018-12-08T18:39:22.1019097" w:id="127654430">
              <w:rPr/>
            </w:rPrChange>
          </w:rPr>
          <w:t xml:space="preserve">ria</w:t>
        </w:r>
        <w:r w:rsidRPr="1C689434" w:rsidR="43806045">
          <w:rPr>
            <w:color w:val="000000" w:themeColor="text1" w:themeTint="FF" w:themeShade="FF"/>
            <w:lang w:val="pt-BR"/>
            <w:rPrChange w:author="Dandara Conceição Lino de Lima" w:date="2018-12-08T18:39:22.1019097" w:id="445551189">
              <w:rPr/>
            </w:rPrChange>
          </w:rPr>
          <w:t xml:space="preserve"> na vida de qualquer criança, </w:t>
        </w:r>
      </w:ins>
      <w:ins w:author="Dandara Conceição Lino de Lima" w:date="2018-12-08T18:54:00.1039341" w:id="628546978">
        <w:r w:rsidRPr="0E3C03BE" w:rsidR="5364305A">
          <w:rPr>
            <w:i w:val="0"/>
            <w:iCs w:val="0"/>
            <w:color w:val="000000" w:themeColor="text1" w:themeTint="FF" w:themeShade="FF"/>
            <w:lang w:val="pt-BR"/>
            <w:rPrChange w:author="Dandara Conceição Lino de Lima" w:date="2018-12-08T19:10:57.874814" w:id="1800804661">
              <w:rPr/>
            </w:rPrChange>
          </w:rPr>
          <w:t xml:space="preserve">seja para ler uma lista de mercado, u</w:t>
        </w:r>
      </w:ins>
      <w:ins w:author="Dandara Conceição Lino de Lima" w:date="2018-12-08T18:54:42.0037264" w:id="2085901702">
        <w:r w:rsidRPr="0E3C03BE" w:rsidR="19436BEE">
          <w:rPr>
            <w:i w:val="0"/>
            <w:iCs w:val="0"/>
            <w:color w:val="000000" w:themeColor="text1" w:themeTint="FF" w:themeShade="FF"/>
            <w:lang w:val="pt-BR"/>
            <w:rPrChange w:author="Dandara Conceição Lino de Lima" w:date="2018-12-08T19:10:57.874814" w:id="450162815">
              <w:rPr/>
            </w:rPrChange>
          </w:rPr>
          <w:t xml:space="preserve">ma literatura</w:t>
        </w:r>
      </w:ins>
      <w:ins w:author="Dandara Conceição Lino de Lima" w:date="2018-12-08T18:54:00.1039341" w:id="1986190647">
        <w:r w:rsidRPr="0E3C03BE" w:rsidR="5364305A">
          <w:rPr>
            <w:i w:val="0"/>
            <w:iCs w:val="0"/>
            <w:color w:val="000000" w:themeColor="text1" w:themeTint="FF" w:themeShade="FF"/>
            <w:lang w:val="pt-BR"/>
            <w:rPrChange w:author="Dandara Conceição Lino de Lima" w:date="2018-12-08T19:10:57.874814" w:id="1346684674">
              <w:rPr/>
            </w:rPrChange>
          </w:rPr>
          <w:t xml:space="preserve"> ou uma enciclopédia</w:t>
        </w:r>
      </w:ins>
      <w:ins w:author="Dandara Conceição Lino de Lima" w:date="2018-12-08T18:54:42.0037264" w:id="232319659">
        <w:del w:author="Gislene Cristina Ehlert" w:date="2018-12-08T18:55:12.0872922" w:id="1380123553">
          <w:r w:rsidRPr="19436BEE" w:rsidDel="0030565A" w:rsidR="19436BEE">
            <w:rPr>
              <w:i w:val="0"/>
              <w:iCs w:val="0"/>
              <w:color w:val="000000" w:themeColor="text1" w:themeTint="FF" w:themeShade="FF"/>
              <w:lang w:val="pt-BR"/>
              <w:rPrChange w:author="Dandara Conceição Lino de Lima" w:date="2018-12-08T18:54:42.0037264" w:id="47128770">
                <w:rPr/>
              </w:rPrChange>
            </w:rPr>
            <w:delText xml:space="preserve">.</w:delText>
          </w:r>
        </w:del>
      </w:ins>
      <w:ins w:author="Dandara Conceição Lino de Lima" w:date="2018-12-08T18:54:00.1039341" w:id="200400107">
        <w:del w:author="Gislene Cristina Ehlert" w:date="2018-12-08T18:55:12.0872922" w:id="752979814">
          <w:r w:rsidRPr="19436BEE" w:rsidDel="0030565A" w:rsidR="5364305A">
            <w:rPr>
              <w:i w:val="0"/>
              <w:iCs w:val="0"/>
              <w:color w:val="000000" w:themeColor="text1" w:themeTint="FF" w:themeShade="FF"/>
              <w:lang w:val="pt-BR"/>
              <w:rPrChange w:author="Dandara Conceição Lino de Lima" w:date="2018-12-08T18:54:42.0037264" w:id="492554203">
                <w:rPr/>
              </w:rPrChange>
            </w:rPr>
            <w:delText xml:space="preserve"> </w:delText>
          </w:r>
        </w:del>
      </w:ins>
      <w:ins w:author="Dandara Conceição Lino de Lima" w:date="2018-12-08T18:41:53.7027064" w:id="408384797">
        <w:del w:author="Gislene Cristina Ehlert" w:date="2018-12-08T18:55:12.0872922" w:id="1306909983">
          <w:r w:rsidRPr="1C689434" w:rsidDel="0030565A" w:rsidR="782CB6B0">
            <w:rPr>
              <w:color w:val="000000" w:themeColor="text1" w:themeTint="FF" w:themeShade="FF"/>
              <w:lang w:val="pt-BR"/>
              <w:rPrChange w:author="Dandara Conceição Lino de Lima" w:date="2018-12-08T18:39:22.1019097" w:id="647396683">
                <w:rPr/>
              </w:rPrChange>
            </w:rPr>
            <w:delText xml:space="preserve">pois a</w:delText>
          </w:r>
          <w:r w:rsidRPr="782CB6B0" w:rsidDel="0030565A" w:rsidR="782CB6B0">
            <w:rPr>
              <w:color w:val="000000" w:themeColor="text1" w:themeTint="FF" w:themeShade="FF"/>
              <w:lang w:val="pt-BR"/>
              <w:rPrChange w:author="Dandara Conceição Lino de Lima" w:date="2018-12-08T18:41:53.7027064" w:id="1469324252">
                <w:rPr/>
              </w:rPrChange>
            </w:rPr>
            <w:delText xml:space="preserve"> mesma está inserida em um mundo letrado</w:delText>
          </w:r>
        </w:del>
      </w:ins>
      <w:ins w:author="Vanessa Cristina Viebrantz" w:date="2018-12-08T18:51:59.7800945" w:id="1553030385">
        <w:r w:rsidRPr="782CB6B0" w:rsidR="42A29969">
          <w:rPr>
            <w:color w:val="000000" w:themeColor="text1" w:themeTint="FF" w:themeShade="FF"/>
            <w:lang w:val="pt-BR"/>
            <w:rPrChange w:author="Dandara Conceição Lino de Lima" w:date="2018-12-08T18:41:53.7027064" w:id="882125313">
              <w:rPr/>
            </w:rPrChange>
          </w:rPr>
          <w:t xml:space="preserve">.</w:t>
        </w:r>
      </w:ins>
      <w:ins w:author="Dandara Conceição Lino de Lima" w:date="2018-12-08T18:53:00.0461279" w:id="772150963">
        <w:r w:rsidRPr="782CB6B0" w:rsidR="62817CB9">
          <w:rPr>
            <w:color w:val="000000" w:themeColor="text1" w:themeTint="FF" w:themeShade="FF"/>
            <w:lang w:val="pt-BR"/>
            <w:rPrChange w:author="Dandara Conceição Lino de Lima" w:date="2018-12-08T18:41:53.7027064" w:id="749849838">
              <w:rPr/>
            </w:rPrChange>
          </w:rPr>
          <w:t xml:space="preserve"> A</w:t>
        </w:r>
      </w:ins>
      <w:ins w:author="Dandara Conceição Lino de Lima" w:date="2018-12-08T18:46:56.8235033" w:id="1271451738">
        <w:del w:author="Vanessa Cristina Viebrantz" w:date="2018-12-08T18:51:59.7800945" w:id="214931515">
          <w:r w:rsidRPr="782CB6B0" w:rsidDel="42A29969" w:rsidR="17C04A7B">
            <w:rPr>
              <w:color w:val="000000" w:themeColor="text1" w:themeTint="FF" w:themeShade="FF"/>
              <w:lang w:val="pt-BR"/>
              <w:rPrChange w:author="Dandara Conceição Lino de Lima" w:date="2018-12-08T18:41:53.7027064" w:id="1947698491">
                <w:rPr/>
              </w:rPrChange>
            </w:rPr>
            <w:delText xml:space="preserve">,</w:delText>
          </w:r>
        </w:del>
        <w:r w:rsidRPr="782CB6B0" w:rsidR="17C04A7B">
          <w:rPr>
            <w:color w:val="000000" w:themeColor="text1" w:themeTint="FF" w:themeShade="FF"/>
            <w:lang w:val="pt-BR"/>
            <w:rPrChange w:author="Dandara Conceição Lino de Lima" w:date="2018-12-08T18:41:53.7027064" w:id="288216211">
              <w:rPr/>
            </w:rPrChange>
          </w:rPr>
          <w:t xml:space="preserve"> leitura e a escrita estão por toda parte, </w:t>
        </w:r>
        <w:del w:author="Gislene Cristina Ehlert" w:date="2018-12-08T18:55:12.0872922" w:id="1678057835">
          <w:r w:rsidRPr="782CB6B0" w:rsidDel="0030565A" w:rsidR="17C04A7B">
            <w:rPr>
              <w:color w:val="000000" w:themeColor="text1" w:themeTint="FF" w:themeShade="FF"/>
              <w:lang w:val="pt-BR"/>
              <w:rPrChange w:author="Dandara Conceição Lino de Lima" w:date="2018-12-08T18:41:53.7027064" w:id="1341005069">
                <w:rPr/>
              </w:rPrChange>
            </w:rPr>
            <w:delText xml:space="preserve">se</w:delText>
          </w:r>
        </w:del>
      </w:ins>
      <w:ins w:author="Dandara Conceição Lino de Lima" w:date="2018-12-08T18:47:57.2373897" w:id="1444670556">
        <w:del w:author="Gislene Cristina Ehlert" w:date="2018-12-08T18:55:12.0872922" w:id="1169531145">
          <w:r w:rsidRPr="782CB6B0" w:rsidDel="0030565A" w:rsidR="2DB6169A">
            <w:rPr>
              <w:color w:val="000000" w:themeColor="text1" w:themeTint="FF" w:themeShade="FF"/>
              <w:lang w:val="pt-BR"/>
              <w:rPrChange w:author="Dandara Conceição Lino de Lima" w:date="2018-12-08T18:41:53.7027064" w:id="253421249">
                <w:rPr/>
              </w:rPrChange>
            </w:rPr>
            <w:delText xml:space="preserve">a lista de mercado</w:delText>
          </w:r>
        </w:del>
      </w:ins>
      <w:ins w:author="Gislene Cristina Ehlert" w:date="2018-12-08T18:47:27.1905097" w:id="858866268">
        <w:del w:author="Dandara Conceição Lino de Lima" w:date="2018-12-08T18:47:57.2373897" w:id="1551949717">
          <w:r w:rsidRPr="782CB6B0" w:rsidDel="2DB6169A" w:rsidR="3F1B274B">
            <w:rPr>
              <w:color w:val="000000" w:themeColor="text1" w:themeTint="FF" w:themeShade="FF"/>
              <w:lang w:val="pt-BR"/>
              <w:rPrChange w:author="Dandara Conceição Lino de Lima" w:date="2018-12-08T18:41:53.7027064" w:id="1551129893">
                <w:rPr/>
              </w:rPrChange>
            </w:rPr>
            <w:delText xml:space="preserve"> panfleto na rua,</w:delText>
          </w:r>
        </w:del>
      </w:ins>
      <w:ins w:author="Vanessa Cristina Viebrantz" w:date="2018-12-08T18:48:27.8257777" w:id="1273752391">
        <w:del w:author="Gislene Cristina Ehlert" w:date="2018-12-08T18:55:12.0872922" w:id="1644672538">
          <w:r w:rsidRPr="782CB6B0" w:rsidDel="0030565A" w:rsidR="363D5A65">
            <w:rPr>
              <w:color w:val="000000" w:themeColor="text1" w:themeTint="FF" w:themeShade="FF"/>
              <w:lang w:val="pt-BR"/>
              <w:rPrChange w:author="Dandara Conceição Lino de Lima" w:date="2018-12-08T18:41:53.7027064" w:id="1246262060">
                <w:rPr/>
              </w:rPrChange>
            </w:rPr>
            <w:delText xml:space="preserve">a enciclopédia, </w:delText>
          </w:r>
        </w:del>
        <w:proofErr w:type="spellStart"/>
        <w:r w:rsidRPr="782CB6B0" w:rsidR="363D5A65">
          <w:rPr>
            <w:color w:val="000000" w:themeColor="text1" w:themeTint="FF" w:themeShade="FF"/>
            <w:lang w:val="pt-BR"/>
            <w:rPrChange w:author="Dandara Conceição Lino de Lima" w:date="2018-12-08T18:41:53.7027064" w:id="1811539185">
              <w:rPr/>
            </w:rPrChange>
          </w:rPr>
          <w:t xml:space="preserve">Kleiman</w:t>
        </w:r>
        <w:proofErr w:type="spellEnd"/>
      </w:ins>
      <w:ins w:author="Gislene Cristina Ehlert" w:date="2018-12-08T18:49:58.6969898" w:id="1756408888">
        <w:r w:rsidRPr="782CB6B0" w:rsidR="19E737AA">
          <w:rPr>
            <w:color w:val="000000" w:themeColor="text1" w:themeTint="FF" w:themeShade="FF"/>
            <w:lang w:val="pt-BR"/>
            <w:rPrChange w:author="Dandara Conceição Lino de Lima" w:date="2018-12-08T18:41:53.7027064" w:id="2061170378">
              <w:rPr/>
            </w:rPrChange>
          </w:rPr>
          <w:t xml:space="preserve"> (2005)</w:t>
        </w:r>
      </w:ins>
      <w:ins w:author="Vanessa Cristina Viebrantz" w:date="2018-12-08T18:48:27.8257777" w:id="757568394">
        <w:r w:rsidRPr="782CB6B0" w:rsidR="363D5A65">
          <w:rPr>
            <w:color w:val="000000" w:themeColor="text1" w:themeTint="FF" w:themeShade="FF"/>
            <w:lang w:val="pt-BR"/>
            <w:rPrChange w:author="Dandara Conceição Lino de Lima" w:date="2018-12-08T18:41:53.7027064" w:id="209747613">
              <w:rPr/>
            </w:rPrChange>
          </w:rPr>
          <w:t xml:space="preserve"> explana </w:t>
        </w:r>
        <w:r w:rsidRPr="782CB6B0" w:rsidR="363D5A65">
          <w:rPr>
            <w:color w:val="000000" w:themeColor="text1" w:themeTint="FF" w:themeShade="FF"/>
            <w:lang w:val="pt-BR"/>
            <w:rPrChange w:author="Dandara Conceição Lino de Lima" w:date="2018-12-08T18:41:53.7027064" w:id="383761194">
              <w:rPr/>
            </w:rPrChange>
          </w:rPr>
          <w:t xml:space="preserve">que</w:t>
        </w:r>
        <w:del w:author="Dandara Conceição Lino de Lima" w:date="2018-12-08T18:53:00.0461279" w:id="483861800">
          <w:r w:rsidRPr="782CB6B0" w:rsidDel="62817CB9" w:rsidR="363D5A65">
            <w:rPr>
              <w:color w:val="000000" w:themeColor="text1" w:themeTint="FF" w:themeShade="FF"/>
              <w:lang w:val="pt-BR"/>
              <w:rPrChange w:author="Dandara Conceição Lino de Lima" w:date="2018-12-08T18:41:53.7027064" w:id="517072788">
                <w:rPr/>
              </w:rPrChange>
            </w:rPr>
            <w:delText xml:space="preserve"> </w:delText>
          </w:r>
        </w:del>
      </w:ins>
      <w:ins w:author="Gislene Cristina Ehlert" w:date="2018-12-08T18:47:27.1905097" w:id="2137081684"/>
      <w:ins w:author="Gislene Cristina Ehlert" w:date="2018-12-08T18:50:28.8168272" w:id="471327049">
        <w:del w:author="Dandara Conceição Lino de Lima" w:date="2018-12-08T18:53:00.0461279" w:id="791981219">
          <w:r w:rsidRPr="7813C5B9" w:rsidDel="62817CB9" w:rsidR="7813C5B9">
            <w:rPr>
              <w:color w:val="000000" w:themeColor="text1" w:themeTint="FF" w:themeShade="FF"/>
              <w:lang w:val="pt-BR"/>
              <w:rPrChange w:author="Gislene Cristina Ehlert" w:date="2018-12-08T18:50:28.8168272" w:id="1373835272">
                <w:rPr/>
              </w:rPrChange>
            </w:rPr>
            <w:delText xml:space="preserve"> </w:delText>
          </w:r>
        </w:del>
      </w:ins>
      <w:ins w:author="Gislene Cristina Ehlert" w:date="2018-12-08T18:47:27.1905097" w:id="1244033793">
        <w:r w:rsidRPr="782CB6B0" w:rsidR="3F1B274B">
          <w:rPr>
            <w:color w:val="000000" w:themeColor="text1" w:themeTint="FF" w:themeShade="FF"/>
            <w:lang w:val="pt-BR"/>
            <w:rPrChange w:author="Dandara Conceição Lino de Lima" w:date="2018-12-08T18:41:53.7027064" w:id="510314274">
              <w:rPr/>
            </w:rPrChange>
          </w:rPr>
          <w:t xml:space="preserve"> </w:t>
        </w:r>
      </w:ins>
      <w:ins w:author="Dandara Conceição Lino de Lima" w:date="2018-12-08T19:06:24.7110134" w:id="1863496252">
        <w:r w:rsidRPr="782CB6B0" w:rsidR="4C5819DA">
          <w:rPr>
            <w:color w:val="000000" w:themeColor="text1" w:themeTint="FF" w:themeShade="FF"/>
            <w:lang w:val="pt-BR"/>
            <w:rPrChange w:author="Dandara Conceição Lino de Lima" w:date="2018-12-08T18:41:53.7027064" w:id="1727316945">
              <w:rPr/>
            </w:rPrChange>
          </w:rPr>
          <w:t xml:space="preserve">o </w:t>
        </w:r>
        <w:r w:rsidRPr="782CB6B0" w:rsidR="4C5819DA">
          <w:rPr>
            <w:color w:val="000000" w:themeColor="text1" w:themeTint="FF" w:themeShade="FF"/>
            <w:lang w:val="pt-BR"/>
            <w:rPrChange w:author="Dandara Conceição Lino de Lima" w:date="2018-12-08T18:41:53.7027064" w:id="1566015900">
              <w:rPr/>
            </w:rPrChange>
          </w:rPr>
          <w:t xml:space="preserve">letramento envolve </w:t>
        </w:r>
      </w:ins>
      <w:ins w:author="Dandara Conceição Lino de Lima" w:date="2018-12-08T19:07:25.6812432" w:id="607248028">
        <w:r w:rsidRPr="782CB6B0" w:rsidR="4865FF29">
          <w:rPr>
            <w:color w:val="000000" w:themeColor="text1" w:themeTint="FF" w:themeShade="FF"/>
            <w:lang w:val="pt-BR"/>
            <w:rPrChange w:author="Dandara Conceição Lino de Lima" w:date="2018-12-08T18:41:53.7027064" w:id="1548913968">
              <w:rPr/>
            </w:rPrChange>
          </w:rPr>
          <w:t xml:space="preserve">tornar a escrita significativa para a criança. Ela não </w:t>
        </w:r>
        <w:r w:rsidRPr="782CB6B0" w:rsidR="4865FF29">
          <w:rPr>
            <w:color w:val="000000" w:themeColor="text1" w:themeTint="FF" w:themeShade="FF"/>
            <w:lang w:val="pt-BR"/>
            <w:rPrChange w:author="Dandara Conceição Lino de Lima" w:date="2018-12-08T18:41:53.7027064" w:id="1185682889">
              <w:rPr/>
            </w:rPrChange>
          </w:rPr>
          <w:t xml:space="preserve">ir</w:t>
        </w:r>
      </w:ins>
      <w:ins w:author="Dandara Conceição Lino de Lima" w:date="2018-12-08T19:09:26.4047231" w:id="1559685795">
        <w:r w:rsidRPr="782CB6B0" w:rsidR="31BA9356">
          <w:rPr>
            <w:color w:val="000000" w:themeColor="text1" w:themeTint="FF" w:themeShade="FF"/>
            <w:lang w:val="pt-BR"/>
            <w:rPrChange w:author="Dandara Conceição Lino de Lima" w:date="2018-12-08T18:41:53.7027064" w:id="467954892">
              <w:rPr/>
            </w:rPrChange>
          </w:rPr>
          <w:t xml:space="preserve">á</w:t>
        </w:r>
      </w:ins>
      <w:ins w:author="Dandara Conceição Lino de Lima" w:date="2018-12-08T19:07:25.6812432" w:id="817982545">
        <w:r w:rsidRPr="782CB6B0" w:rsidR="4865FF29">
          <w:rPr>
            <w:color w:val="000000" w:themeColor="text1" w:themeTint="FF" w:themeShade="FF"/>
            <w:lang w:val="pt-BR"/>
            <w:rPrChange w:author="Dandara Conceição Lino de Lima" w:date="2018-12-08T18:41:53.7027064" w:id="1380981547">
              <w:rPr/>
            </w:rPrChange>
          </w:rPr>
          <w:t xml:space="preserve"> apenas decodi</w:t>
        </w:r>
      </w:ins>
      <w:ins w:author="Dandara Conceição Lino de Lima" w:date="2018-12-08T19:07:55.9051939" w:id="926008888">
        <w:r w:rsidRPr="782CB6B0" w:rsidR="003D6DE4">
          <w:rPr>
            <w:color w:val="000000" w:themeColor="text1" w:themeTint="FF" w:themeShade="FF"/>
            <w:lang w:val="pt-BR"/>
            <w:rPrChange w:author="Dandara Conceição Lino de Lima" w:date="2018-12-08T18:41:53.7027064" w:id="45868647">
              <w:rPr/>
            </w:rPrChange>
          </w:rPr>
          <w:t xml:space="preserve">ficar letras (</w:t>
        </w:r>
        <w:r w:rsidRPr="782CB6B0" w:rsidR="003D6DE4">
          <w:rPr>
            <w:color w:val="000000" w:themeColor="text1" w:themeTint="FF" w:themeShade="FF"/>
            <w:lang w:val="pt-BR"/>
            <w:rPrChange w:author="Dandara Conceição Lino de Lima" w:date="2018-12-08T18:41:53.7027064" w:id="1051129146">
              <w:rPr/>
            </w:rPrChange>
          </w:rPr>
          <w:t xml:space="preserve">s</w:t>
        </w:r>
      </w:ins>
      <w:ins w:author="Dandara Conceição Lino de Lima" w:date="2018-12-08T19:09:26.4047231" w:id="1380267555">
        <w:r w:rsidRPr="782CB6B0" w:rsidR="31BA9356">
          <w:rPr>
            <w:color w:val="000000" w:themeColor="text1" w:themeTint="FF" w:themeShade="FF"/>
            <w:lang w:val="pt-BR"/>
            <w:rPrChange w:author="Dandara Conceição Lino de Lima" w:date="2018-12-08T18:41:53.7027064" w:id="368923043">
              <w:rPr/>
            </w:rPrChange>
          </w:rPr>
          <w:t xml:space="preserve">í</w:t>
        </w:r>
      </w:ins>
      <w:ins w:author="Dandara Conceição Lino de Lima" w:date="2018-12-08T19:07:55.9051939" w:id="440406297">
        <w:r w:rsidRPr="782CB6B0" w:rsidR="003D6DE4">
          <w:rPr>
            <w:color w:val="000000" w:themeColor="text1" w:themeTint="FF" w:themeShade="FF"/>
            <w:lang w:val="pt-BR"/>
            <w:rPrChange w:author="Dandara Conceição Lino de Lima" w:date="2018-12-08T18:41:53.7027064" w:id="1361749248">
              <w:rPr/>
            </w:rPrChange>
          </w:rPr>
          <w:t xml:space="preserve">mbolos</w:t>
        </w:r>
        <w:r w:rsidRPr="782CB6B0" w:rsidR="003D6DE4">
          <w:rPr>
            <w:color w:val="000000" w:themeColor="text1" w:themeTint="FF" w:themeShade="FF"/>
            <w:lang w:val="pt-BR"/>
            <w:rPrChange w:author="Dandara Conceição Lino de Lima" w:date="2018-12-08T18:41:53.7027064" w:id="1846624272">
              <w:rPr/>
            </w:rPrChange>
          </w:rPr>
          <w:t xml:space="preserve">), mas dará sentido a elas. O letramento </w:t>
        </w:r>
      </w:ins>
      <w:ins w:author="Dandara Conceição Lino de Lima" w:date="2018-12-08T19:08:56.3435821" w:id="294729074">
        <w:r w:rsidRPr="782CB6B0" w:rsidR="1BFE92C9">
          <w:rPr>
            <w:color w:val="000000" w:themeColor="text1" w:themeTint="FF" w:themeShade="FF"/>
            <w:lang w:val="pt-BR"/>
            <w:rPrChange w:author="Dandara Conceição Lino de Lima" w:date="2018-12-08T18:41:53.7027064" w:id="1247173028">
              <w:rPr/>
            </w:rPrChange>
          </w:rPr>
          <w:t xml:space="preserve">circunda </w:t>
        </w:r>
      </w:ins>
      <w:ins w:author="Dandara Conceição Lino de Lima" w:date="2018-12-08T19:09:26.4047231" w:id="1697469544">
        <w:r w:rsidRPr="782CB6B0" w:rsidR="31BA9356">
          <w:rPr>
            <w:color w:val="000000" w:themeColor="text1" w:themeTint="FF" w:themeShade="FF"/>
            <w:lang w:val="pt-BR"/>
            <w:rPrChange w:author="Dandara Conceição Lino de Lima" w:date="2018-12-08T18:41:53.7027064" w:id="851056325">
              <w:rPr/>
            </w:rPrChange>
          </w:rPr>
          <w:t xml:space="preserve">a</w:t>
        </w:r>
      </w:ins>
      <w:ins w:author="Dandara Conceição Lino de Lima" w:date="2018-12-08T19:08:56.3435821" w:id="1069873057">
        <w:r w:rsidRPr="782CB6B0" w:rsidR="003D6DE4">
          <w:rPr>
            <w:color w:val="000000" w:themeColor="text1" w:themeTint="FF" w:themeShade="FF"/>
            <w:lang w:val="pt-BR"/>
            <w:rPrChange w:author="Dandara Conceição Lino de Lima" w:date="2018-12-08T18:41:53.7027064" w:id="281632507">
              <w:rPr/>
            </w:rPrChange>
          </w:rPr>
          <w:t xml:space="preserve"> </w:t>
        </w:r>
      </w:ins>
      <w:ins w:author="Dandara Conceição Lino de Lima" w:date="2018-12-08T19:08:26.2508235" w:id="1185794849">
        <w:r w:rsidRPr="782CB6B0" w:rsidR="4C5819DA">
          <w:rPr>
            <w:color w:val="000000" w:themeColor="text1" w:themeTint="FF" w:themeShade="FF"/>
            <w:lang w:val="pt-BR"/>
            <w:rPrChange w:author="Dandara Conceição Lino de Lima" w:date="2018-12-08T18:41:53.7027064" w:id="2108375105">
              <w:rPr/>
            </w:rPrChange>
          </w:rPr>
          <w:t xml:space="preserve">prática socia</w:t>
        </w:r>
        <w:r w:rsidRPr="782CB6B0" w:rsidR="68B9BDCE">
          <w:rPr>
            <w:color w:val="000000" w:themeColor="text1" w:themeTint="FF" w:themeShade="FF"/>
            <w:lang w:val="pt-BR"/>
            <w:rPrChange w:author="Dandara Conceição Lino de Lima" w:date="2018-12-08T18:41:53.7027064" w:id="1395309871">
              <w:rPr/>
            </w:rPrChange>
          </w:rPr>
          <w:t xml:space="preserve">l</w:t>
        </w:r>
      </w:ins>
      <w:ins w:author="Gislene Cristina Ehlert" w:date="2018-12-08T18:47:27.1905097" w:id="623045338">
        <w:del w:author="Vanessa Cristina Viebrantz" w:date="2018-12-08T18:48:27.8257777" w:id="878254386">
          <w:r w:rsidRPr="782CB6B0" w:rsidDel="363D5A65" w:rsidR="3F1B274B">
            <w:rPr>
              <w:color w:val="000000" w:themeColor="text1" w:themeTint="FF" w:themeShade="FF"/>
              <w:lang w:val="pt-BR"/>
              <w:rPrChange w:author="Dandara Conceição Lino de Lima" w:date="2018-12-08T18:41:53.7027064" w:id="276381905">
                <w:rPr/>
              </w:rPrChange>
            </w:rPr>
            <w:delText xml:space="preserve">livro </w:delText>
          </w:r>
        </w:del>
      </w:ins>
      <w:ins w:author="Dandara Conceição Lino de Lima" w:date="2018-12-08T19:06:55.3007073" w:id="2086638102">
        <w:r w:rsidRPr="7C5F9216" w:rsidR="7C5F9216">
          <w:rPr>
            <w:color w:val="000000" w:themeColor="text1" w:themeTint="FF" w:themeShade="FF"/>
            <w:lang w:val="pt-BR"/>
            <w:rPrChange w:author="Dandara Conceição Lino de Lima" w:date="2018-12-08T19:06:55.3007073" w:id="1328135537">
              <w:rPr/>
            </w:rPrChange>
          </w:rPr>
          <w:t xml:space="preserve"> do uso da escrita</w:t>
        </w:r>
        <w:r w:rsidRPr="7C5F9216" w:rsidR="7C5F9216">
          <w:rPr>
            <w:color w:val="000000" w:themeColor="text1" w:themeTint="FF" w:themeShade="FF"/>
            <w:lang w:val="pt-BR"/>
            <w:rPrChange w:author="Dandara Conceição Lino de Lima" w:date="2018-12-08T19:06:55.3007073" w:id="1351966618">
              <w:rPr/>
            </w:rPrChange>
          </w:rPr>
          <w:t xml:space="preserve">, </w:t>
        </w:r>
      </w:ins>
      <w:ins w:author="Dandara Conceição Lino de Lima" w:date="2018-12-08T19:09:57.203733" w:id="439976844">
        <w:r w:rsidRPr="05480119" w:rsidR="05480119">
          <w:rPr>
            <w:color w:val="000000" w:themeColor="text1" w:themeTint="FF" w:themeShade="FF"/>
            <w:lang w:val="pt-BR"/>
            <w:rPrChange w:author="Dandara Conceição Lino de Lima" w:date="2018-12-08T19:09:57.203733" w:id="1706478857">
              <w:rPr/>
            </w:rPrChange>
          </w:rPr>
          <w:t xml:space="preserve">compreender os contextos e sentidos </w:t>
        </w:r>
      </w:ins>
      <w:ins w:author="Dandara Conceição Lino de Lima" w:date="2018-12-08T19:10:27.5721716" w:id="1549278628">
        <w:r w:rsidRPr="05480119" w:rsidR="50C54A96">
          <w:rPr>
            <w:color w:val="000000" w:themeColor="text1" w:themeTint="FF" w:themeShade="FF"/>
            <w:lang w:val="pt-BR"/>
            <w:rPrChange w:author="Dandara Conceição Lino de Lima" w:date="2018-12-08T19:09:57.203733" w:id="1919173916">
              <w:rPr/>
            </w:rPrChange>
          </w:rPr>
          <w:t xml:space="preserve">no qual a leitura e e</w:t>
        </w:r>
        <w:r w:rsidRPr="50C54A96" w:rsidR="50C54A96">
          <w:rPr>
            <w:color w:val="000000" w:themeColor="text1" w:themeTint="FF" w:themeShade="FF"/>
            <w:lang w:val="pt-BR"/>
            <w:rPrChange w:author="Dandara Conceição Lino de Lima" w:date="2018-12-08T19:10:27.5721716" w:id="909938869">
              <w:rPr/>
            </w:rPrChange>
          </w:rPr>
          <w:t>scrita</w:t>
        </w:r>
      </w:ins>
      <w:ins w:author="Dandara Conceição Lino de Lima" w:date="2018-12-08T19:09:57.203733" w:id="2123964851">
        <w:r w:rsidRPr="05480119" w:rsidR="05480119">
          <w:rPr>
            <w:color w:val="000000" w:themeColor="text1" w:themeTint="FF" w:themeShade="FF"/>
            <w:lang w:val="pt-BR"/>
            <w:rPrChange w:author="Dandara Conceição Lino de Lima" w:date="2018-12-08T19:09:57.203733" w:id="1553328949">
              <w:rPr/>
            </w:rPrChange>
          </w:rPr>
          <w:t xml:space="preserve"> estão </w:t>
        </w:r>
      </w:ins>
      <w:ins w:author="Dandara Conceição Lino de Lima" w:date="2018-12-08T18:41:53.7027064" w:id="85616102"/>
      <w:ins w:author="Dandara Conceição Lino de Lima" w:date="2018-12-08T19:09:57.203733" w:id="1933055871">
        <w:r w:rsidRPr="05480119" w:rsidR="05480119">
          <w:rPr>
            <w:color w:val="000000" w:themeColor="text1" w:themeTint="FF" w:themeShade="FF"/>
            <w:lang w:val="pt-BR"/>
            <w:rPrChange w:author="Dandara Conceição Lino de Lima" w:date="2018-12-08T19:09:57.203733" w:id="598922747">
              <w:rPr/>
            </w:rPrChange>
          </w:rPr>
          <w:t xml:space="preserve">envolvidos</w:t>
        </w:r>
      </w:ins>
      <w:ins w:author="Dandara Conceição Lino de Lima" w:date="2018-12-08T18:41:53.7027064" w:id="1279150199">
        <w:r w:rsidRPr="782CB6B0" w:rsidR="782CB6B0">
          <w:rPr>
            <w:color w:val="000000" w:themeColor="text1" w:themeTint="FF" w:themeShade="FF"/>
            <w:lang w:val="pt-BR"/>
            <w:rPrChange w:author="Dandara Conceição Lino de Lima" w:date="2018-12-08T18:41:53.7027064" w:id="280394022">
              <w:rPr/>
            </w:rPrChange>
          </w:rPr>
          <w:t xml:space="preserve">.</w:t>
        </w:r>
      </w:ins>
      <w:ins w:author="Dandara Conceição Lino de Lima" w:date="2018-12-08T18:46:26.6016597" w:id="86383367">
        <w:r w:rsidRPr="782CB6B0" w:rsidR="0D8C5841">
          <w:rPr>
            <w:color w:val="000000" w:themeColor="text1" w:themeTint="FF" w:themeShade="FF"/>
            <w:lang w:val="pt-BR"/>
            <w:rPrChange w:author="Dandara Conceição Lino de Lima" w:date="2018-12-08T18:41:53.7027064" w:id="61606601">
              <w:rPr/>
            </w:rPrChange>
          </w:rPr>
          <w:t xml:space="preserve"> </w:t>
        </w:r>
      </w:ins>
    </w:p>
    <w:p w:rsidR="73AF3A30" w:rsidDel="74B51908" w:rsidP="62551A49" w:rsidRDefault="64869FD6" w14:paraId="1F6F627A" w14:textId="7145F5F6">
      <w:pPr>
        <w:pStyle w:val="Corpodetexto"/>
        <w:spacing w:before="0" w:beforeAutospacing="off" w:after="0" w:afterAutospacing="off" w:line="360" w:lineRule="auto"/>
        <w:ind w:left="0" w:right="0" w:firstLine="567"/>
        <w:jc w:val="both"/>
        <w:rPr>
          <w:del w:author="Dandara Conceição Lino de Lima" w:date="2018-12-08T19:32:57.6305232" w:id="957561275"/>
          <w:color w:val="000000" w:themeColor="text1" w:themeTint="FF" w:themeShade="FF"/>
          <w:lang w:val="pt-BR"/>
          <w:rPrChange w:author="Vanessa Cristina Viebrantz" w:date="2018-12-08T19:31:26.4571495" w:id="2117824524">
            <w:rPr/>
          </w:rPrChange>
        </w:rPr>
        <w:pPrChange w:author="Vanessa Cristina Viebrantz" w:date="2018-12-08T19:31:26.4571495" w:id="1009211201">
          <w:pPr>
            <w:pStyle w:val="Corpodetexto"/>
          </w:pPr>
        </w:pPrChange>
      </w:pPr>
      <w:del w:author="Dandara Conceição Lino de Lima" w:date="2018-12-08T18:40:53.0919212" w:id="1166226680">
        <w:r w:rsidDel="327CCE5F" w:rsidR="00D03AF6">
          <w:rPr>
            <w:rStyle w:val="Refdecomentrio"/>
          </w:rPr>
        </w:r>
      </w:del>
      <w:del w:author="Dandara Conceição Lino de Lima" w:date="2018-12-08T18:38:52.081277" w:id="388316279">
        <w:r w:rsidRPr="64869FD6" w:rsidDel="6201CE2B">
          <w:rPr>
            <w:color w:val="000000" w:themeColor="text1"/>
            <w:lang w:val="pt-BR"/>
          </w:rPr>
          <w:delText xml:space="preserve">, 2011, </w:delText>
        </w:r>
        <w:r w:rsidRPr="64869FD6" w:rsidDel="6201CE2B">
          <w:rPr>
            <w:color w:val="000000" w:themeColor="text1"/>
            <w:lang w:val="pt-BR"/>
          </w:rPr>
          <w:delText>P.</w:delText>
        </w:r>
      </w:del>
      <w:ins w:author="Leticia de Carvalho" w:date="2018-12-08T11:41:58.8632344" w:id="1255225438">
        <w:del w:author="Dandara Conceição Lino de Lima" w:date="2018-12-08T18:38:52.081277" w:id="1260267610">
          <w:r w:rsidRPr="64869FD6" w:rsidDel="6201CE2B" w:rsidR="4AD1385E">
            <w:rPr>
              <w:color w:val="000000" w:themeColor="text1"/>
              <w:lang w:val="pt-BR"/>
            </w:rPr>
            <w:delText xml:space="preserve"> </w:delText>
          </w:r>
          <w:r w:rsidRPr="64869FD6" w:rsidDel="6201CE2B">
            <w:rPr>
              <w:color w:val="000000" w:themeColor="text1"/>
              <w:lang w:val="pt-BR"/>
            </w:rPr>
            <w:delText>31-32</w:delText>
          </w:r>
        </w:del>
      </w:ins>
      <w:del w:author="Dandara Conceição Lino de Lima" w:date="2018-12-08T18:38:52.081277" w:id="1338226261">
        <w:r w:rsidRPr="64869FD6" w:rsidDel="6201CE2B">
          <w:rPr>
            <w:color w:val="000000" w:themeColor="text1"/>
            <w:lang w:val="pt-BR"/>
          </w:rPr>
          <w:delText xml:space="preserve">). Esse trabalho se justifica na tentativa de contribuir na aprendizagem da escrita de crianças em fase de alfabetização, tendo em vista uma sala de aula do 2° e 3º ano do ensino fundamental de uma Escola de Educação Básica do município de Blumenau </w:delText>
        </w:r>
      </w:del>
      <w:ins w:author="Vanessa Cristina Viebrantz" w:date="2018-12-08T10:11:00.3823935" w:id="1446253187">
        <w:del w:author="Dandara Conceição Lino de Lima" w:date="2018-12-08T18:57:12.8148752" w:id="1608504589">
          <w:r w:rsidRPr="64869FD6" w:rsidDel="4AEE529A" w:rsidR="0421653C">
            <w:rPr>
              <w:color w:val="000000" w:themeColor="text1"/>
              <w:lang w:val="pt-BR"/>
            </w:rPr>
            <w:delText xml:space="preserve">que</w:delText>
          </w:r>
        </w:del>
      </w:ins>
      <w:del w:author="Vanessa Cristina Viebrantz" w:date="2018-12-08T10:11:00.3823935" w:id="1779517440">
        <w:r w:rsidRPr="64869FD6" w:rsidDel="0421653C">
          <w:rPr>
            <w:color w:val="000000" w:themeColor="text1"/>
            <w:lang w:val="pt-BR"/>
          </w:rPr>
          <w:delText xml:space="preserve">onde</w:delText>
        </w:r>
      </w:del>
      <w:del w:author="Dandara Conceição Lino de Lima" w:date="2018-12-08T18:57:12.8148752" w:id="1101337759">
        <w:r w:rsidRPr="64869FD6" w:rsidDel="4AEE529A">
          <w:rPr>
            <w:color w:val="000000" w:themeColor="text1"/>
            <w:lang w:val="pt-BR"/>
          </w:rPr>
          <w:delText xml:space="preserve"> </w:delText>
        </w:r>
      </w:del>
      <w:ins w:author="Dandara Conceição Lino de Lima" w:date="2018-12-08T18:57:43.1472074" w:id="1285211989">
        <w:r w:rsidRPr="64869FD6" w:rsidR="37A944E2">
          <w:rPr>
            <w:color w:val="000000" w:themeColor="text1"/>
            <w:lang w:val="pt-BR"/>
          </w:rPr>
          <w:t xml:space="preserve">D</w:t>
        </w:r>
      </w:ins>
      <w:ins w:author="Dandara Conceição Lino de Lima" w:date="2018-12-08T18:57:12.8148752" w:id="1940105032">
        <w:r w:rsidRPr="64869FD6" w:rsidR="4AEE529A">
          <w:rPr>
            <w:color w:val="000000" w:themeColor="text1"/>
            <w:lang w:val="pt-BR"/>
          </w:rPr>
          <w:t xml:space="preserve">urante</w:t>
        </w:r>
        <w:r w:rsidRPr="64869FD6" w:rsidR="4AEE529A">
          <w:rPr>
            <w:color w:val="000000" w:themeColor="text1"/>
            <w:lang w:val="pt-BR"/>
          </w:rPr>
          <w:t xml:space="preserve"> o processo de alfabetização,</w:t>
        </w:r>
      </w:ins>
      <w:ins w:author="Dandara Conceição Lino de Lima" w:date="2018-12-08T18:57:43.1472074" w:id="1733209277">
        <w:r w:rsidRPr="64869FD6" w:rsidR="37A944E2">
          <w:rPr>
            <w:color w:val="000000" w:themeColor="text1"/>
            <w:lang w:val="pt-BR"/>
          </w:rPr>
          <w:t xml:space="preserve"> cada criança </w:t>
        </w:r>
      </w:ins>
      <w:ins w:author="Vanessa Cristina Viebrantz" w:date="2018-12-09T15:20:08.8580207" w:id="103953252">
        <w:r w:rsidRPr="64869FD6" w:rsidR="417105C1">
          <w:rPr>
            <w:color w:val="000000" w:themeColor="text1"/>
            <w:lang w:val="pt-BR"/>
          </w:rPr>
          <w:t xml:space="preserve">a</w:t>
        </w:r>
      </w:ins>
      <w:del w:author="Dandara Conceição Lino de Lima" w:date="2018-12-08T18:57:12.8148752" w:id="213353337">
        <w:r w:rsidRPr="64869FD6" w:rsidDel="4AEE529A">
          <w:rPr>
            <w:color w:val="000000" w:themeColor="text1"/>
            <w:lang w:val="pt-BR"/>
          </w:rPr>
          <w:delText xml:space="preserve">a</w:delText>
        </w:r>
      </w:del>
      <w:r w:rsidRPr="64869FD6">
        <w:rPr>
          <w:color w:val="000000" w:themeColor="text1"/>
          <w:lang w:val="pt-BR"/>
        </w:rPr>
        <w:t xml:space="preserve">presenta</w:t>
      </w:r>
      <w:del w:author="Dandara Conceição Lino de Lima" w:date="2018-12-08T18:57:43.1472074" w:id="1218931200">
        <w:r w:rsidRPr="64869FD6" w:rsidDel="37A944E2">
          <w:rPr>
            <w:color w:val="000000" w:themeColor="text1"/>
            <w:lang w:val="pt-BR"/>
          </w:rPr>
          <w:delText xml:space="preserve">m</w:delText>
        </w:r>
      </w:del>
      <w:ins w:author="Vanessa Cristina Viebrantz" w:date="2018-12-08T10:11:00.3823935" w:id="373711262">
        <w:r w:rsidRPr="64869FD6" w:rsidR="0421653C">
          <w:rPr>
            <w:color w:val="000000" w:themeColor="text1"/>
            <w:lang w:val="pt-BR"/>
          </w:rPr>
          <w:t xml:space="preserve"> </w:t>
        </w:r>
      </w:ins>
      <w:del w:author="Vanessa Cristina Viebrantz" w:date="2018-12-08T10:11:00.3823935" w:id="966021867">
        <w:r w:rsidRPr="64869FD6" w:rsidDel="0421653C">
          <w:rPr>
            <w:color w:val="000000" w:themeColor="text1"/>
            <w:lang w:val="pt-BR"/>
          </w:rPr>
          <w:delText xml:space="preserve">-se </w:delText>
        </w:r>
      </w:del>
      <w:r w:rsidRPr="64869FD6">
        <w:rPr>
          <w:color w:val="000000" w:themeColor="text1"/>
          <w:lang w:val="pt-BR"/>
        </w:rPr>
        <w:t xml:space="preserve">hipóteses </w:t>
      </w:r>
      <w:ins w:author="Dandara Conceição Lino de Lima" w:date="2018-12-08T18:57:43.1472074" w:id="356818278">
        <w:proofErr w:type="spellStart"/>
        <w:r w:rsidRPr="64869FD6" w:rsidR="37A944E2">
          <w:rPr>
            <w:color w:val="000000" w:themeColor="text1"/>
            <w:lang w:val="pt-BR"/>
          </w:rPr>
          <w:t xml:space="preserve">pré</w:t>
        </w:r>
        <w:proofErr w:type="spellEnd"/>
        <w:r w:rsidRPr="64869FD6" w:rsidR="37A944E2">
          <w:rPr>
            <w:color w:val="000000" w:themeColor="text1"/>
            <w:lang w:val="pt-BR"/>
          </w:rPr>
          <w:t xml:space="preserve">-</w:t>
        </w:r>
      </w:ins>
      <w:r w:rsidRPr="64869FD6">
        <w:rPr>
          <w:color w:val="000000" w:themeColor="text1"/>
          <w:lang w:val="pt-BR"/>
        </w:rPr>
        <w:t xml:space="preserve">silábicas, </w:t>
      </w:r>
      <w:ins w:author="Dandara Conceição Lino de Lima" w:date="2018-12-08T18:58:19.7551132" w:id="1224180955">
        <w:r w:rsidRPr="64869FD6" w:rsidR="76E4D793">
          <w:rPr>
            <w:color w:val="000000" w:themeColor="text1"/>
            <w:lang w:val="pt-BR"/>
          </w:rPr>
          <w:t xml:space="preserve">silábicas, </w:t>
        </w:r>
      </w:ins>
      <w:r w:rsidRPr="64869FD6">
        <w:rPr>
          <w:color w:val="000000" w:themeColor="text1"/>
          <w:lang w:val="pt-BR"/>
        </w:rPr>
        <w:t xml:space="preserve">silábico-alfabético e alfabético</w:t>
      </w:r>
      <w:ins w:author="Dandara Conceição Lino de Lima" w:date="2018-12-08T19:30:26.2569723" w:id="807767751">
        <w:r w:rsidRPr="64869FD6" w:rsidR="30258EC7">
          <w:rPr>
            <w:color w:val="000000" w:themeColor="text1"/>
            <w:lang w:val="pt-BR"/>
          </w:rPr>
          <w:t xml:space="preserve">, </w:t>
        </w:r>
      </w:ins>
      <w:ins w:author="Vanessa Cristina Viebrantz" w:date="2018-12-08T19:31:26.4571495" w:id="2119139156">
        <w:r w:rsidRPr="64869FD6" w:rsidR="62551A49">
          <w:rPr>
            <w:color w:val="000000" w:themeColor="text1"/>
            <w:lang w:val="pt-BR"/>
          </w:rPr>
          <w:t xml:space="preserve">segundo</w:t>
        </w:r>
      </w:ins>
      <w:ins w:author="Dandara Conceição Lino de Lima" w:date="2018-12-08T19:30:26.2569723" w:id="879216529">
        <w:del w:author="Vanessa Cristina Viebrantz" w:date="2018-12-08T19:31:26.4571495" w:id="607649273">
          <w:r w:rsidRPr="64869FD6" w:rsidDel="62551A49" w:rsidR="30258EC7">
            <w:rPr>
              <w:color w:val="000000" w:themeColor="text1"/>
              <w:lang w:val="pt-BR"/>
            </w:rPr>
            <w:delText xml:space="preserve">conforme</w:delText>
          </w:r>
        </w:del>
        <w:r w:rsidRPr="64869FD6" w:rsidR="30258EC7">
          <w:rPr>
            <w:color w:val="000000" w:themeColor="text1"/>
            <w:lang w:val="pt-BR"/>
          </w:rPr>
          <w:t xml:space="preserve"> Morais (2012)</w:t>
        </w:r>
      </w:ins>
      <w:ins w:author="Vanessa Cristina Viebrantz" w:date="2018-12-08T19:30:56.2768403" w:id="557233220">
        <w:r w:rsidRPr="64869FD6" w:rsidR="0A949B59">
          <w:rPr>
            <w:color w:val="000000" w:themeColor="text1"/>
            <w:lang w:val="pt-BR"/>
          </w:rPr>
          <w:t xml:space="preserve"> fundamenta</w:t>
        </w:r>
      </w:ins>
      <w:ins w:author="Dandara Conceição Lino de Lima" w:date="2018-12-08T18:58:19.7551132" w:id="1239448939">
        <w:r w:rsidRPr="64869FD6" w:rsidR="76E4D793">
          <w:rPr>
            <w:color w:val="000000" w:themeColor="text1"/>
            <w:lang w:val="pt-BR"/>
          </w:rPr>
          <w:t xml:space="preserve">.</w:t>
        </w:r>
      </w:ins>
      <w:ins w:author="Dandara Conceição Lino de Lima" w:date="2018-12-08T19:27:24.9680035" w:id="1296343317">
        <w:r w:rsidRPr="64869FD6" w:rsidR="4A6FCD04">
          <w:rPr>
            <w:color w:val="000000" w:themeColor="text1"/>
            <w:lang w:val="pt-BR"/>
          </w:rPr>
          <w:t xml:space="preserve"> O </w:t>
        </w:r>
        <w:r w:rsidRPr="64869FD6" w:rsidR="4A6FCD04">
          <w:rPr>
            <w:color w:val="000000" w:themeColor="text1"/>
            <w:lang w:val="pt-BR"/>
          </w:rPr>
          <w:t xml:space="preserve">jog</w:t>
        </w:r>
      </w:ins>
      <w:ins w:author="Dandara Conceição Lino de Lima" w:date="2018-12-08T19:27:55.0034213" w:id="827943899">
        <w:r w:rsidRPr="64869FD6" w:rsidR="06DCA147">
          <w:rPr>
            <w:color w:val="000000" w:themeColor="text1"/>
            <w:lang w:val="pt-BR"/>
          </w:rPr>
          <w:t xml:space="preserve">o </w:t>
        </w:r>
      </w:ins>
      <w:ins w:author="Vanessa Cristina Viebrantz" w:date="2018-12-08T19:29:26.0799578" w:id="331342961">
        <w:r w:rsidRPr="64869FD6" w:rsidR="06DCA147">
          <w:rPr>
            <w:color w:val="000000" w:themeColor="text1"/>
            <w:lang w:val="pt-BR"/>
          </w:rPr>
          <w:t xml:space="preserve">apresenta</w:t>
        </w:r>
        <w:r w:rsidRPr="64869FD6" w:rsidR="34E225BD">
          <w:rPr>
            <w:color w:val="000000" w:themeColor="text1"/>
            <w:lang w:val="pt-BR"/>
          </w:rPr>
          <w:t xml:space="preserve">-se como</w:t>
        </w:r>
      </w:ins>
      <w:ins w:author="Dandara Conceição Lino de Lima" w:date="2018-12-08T19:27:55.0034213" w:id="1238607920">
        <w:del w:author="Vanessa Cristina Viebrantz" w:date="2018-12-08T19:29:26.0799578" w:id="1043599450">
          <w:r w:rsidRPr="64869FD6" w:rsidDel="34E225BD" w:rsidR="06DCA147">
            <w:rPr>
              <w:color w:val="000000" w:themeColor="text1"/>
              <w:lang w:val="pt-BR"/>
            </w:rPr>
            <w:delText xml:space="preserve"> c</w:delText>
          </w:r>
        </w:del>
      </w:ins>
      <w:del w:author="Dandara Conceição Lino de Lima" w:date="2018-12-08T18:58:19.7551132" w:id="2127989150">
        <w:r w:rsidRPr="64869FD6" w:rsidDel="76E4D793">
          <w:rPr>
            <w:color w:val="000000" w:themeColor="text1"/>
            <w:lang w:val="pt-BR"/>
          </w:rPr>
          <w:delText xml:space="preserve">,</w:delText>
        </w:r>
      </w:del>
      <w:del w:author="Vanessa Cristina Viebrantz" w:date="2018-12-08T19:29:26.0799578" w:id="630191419">
        <w:r w:rsidRPr="64869FD6" w:rsidDel="34E225BD">
          <w:rPr>
            <w:color w:val="000000" w:themeColor="text1"/>
            <w:lang w:val="pt-BR"/>
          </w:rPr>
          <w:delText xml:space="preserve"> </w:delText>
        </w:r>
        <w:r w:rsidRPr="64869FD6" w:rsidDel="34E225BD">
          <w:rPr>
            <w:color w:val="000000" w:themeColor="text1"/>
            <w:lang w:val="pt-BR"/>
          </w:rPr>
          <w:delText xml:space="preserve">relac</w:delText>
        </w:r>
      </w:del>
      <w:ins w:author="Dandara Conceição Lino de Lima" w:date="2018-12-08T19:28:25.5236804" w:id="985449430">
        <w:r w:rsidRPr="64869FD6" w:rsidR="68AA168E">
          <w:rPr>
            <w:color w:val="000000" w:themeColor="text1"/>
            <w:lang w:val="pt-BR"/>
          </w:rPr>
          <w:t xml:space="preserve"> interdisciplinar, relac</w:t>
        </w:r>
      </w:ins>
      <w:r w:rsidRPr="64869FD6">
        <w:rPr>
          <w:color w:val="000000" w:themeColor="text1"/>
          <w:lang w:val="pt-BR"/>
        </w:rPr>
        <w:t xml:space="preserve">ionando </w:t>
      </w:r>
      <w:ins w:author="Dandara Conceição Lino de Lima" w:date="2018-12-08T19:28:25.5236804" w:id="1353636635">
        <w:r w:rsidRPr="64869FD6" w:rsidR="68AA168E">
          <w:rPr>
            <w:color w:val="000000" w:themeColor="text1"/>
            <w:lang w:val="pt-BR"/>
          </w:rPr>
          <w:t xml:space="preserve">às</w:t>
        </w:r>
      </w:ins>
      <w:del w:author="Dandara Conceição Lino de Lima" w:date="2018-12-08T19:28:25.5236804" w:id="455255934">
        <w:r w:rsidRPr="64869FD6" w:rsidDel="68AA168E">
          <w:rPr>
            <w:color w:val="000000" w:themeColor="text1"/>
            <w:lang w:val="pt-BR"/>
          </w:rPr>
          <w:delText xml:space="preserve">com a</w:delText>
        </w:r>
      </w:del>
      <w:r w:rsidRPr="64869FD6">
        <w:rPr>
          <w:color w:val="000000" w:themeColor="text1"/>
          <w:lang w:val="pt-BR"/>
        </w:rPr>
        <w:t xml:space="preserve"> disciplina</w:t>
      </w:r>
      <w:ins w:author="Dandara Conceição Lino de Lima" w:date="2018-12-08T19:28:56.0175592" w:id="799579691">
        <w:r w:rsidRPr="64869FD6" w:rsidR="5D95F0E3">
          <w:rPr>
            <w:color w:val="000000" w:themeColor="text1"/>
            <w:lang w:val="pt-BR"/>
          </w:rPr>
          <w:t xml:space="preserve">s</w:t>
        </w:r>
      </w:ins>
      <w:r w:rsidRPr="64869FD6">
        <w:rPr>
          <w:color w:val="000000" w:themeColor="text1"/>
          <w:lang w:val="pt-BR"/>
        </w:rPr>
        <w:t xml:space="preserve"> de ciências </w:t>
      </w:r>
      <w:r w:rsidRPr="64869FD6" w:rsidR="5D95F0E3">
        <w:rPr>
          <w:color w:val="000000" w:themeColor="text1"/>
          <w:lang w:val="pt-BR"/>
        </w:rPr>
        <w:t xml:space="preserve">e </w:t>
      </w:r>
      <w:r w:rsidRPr="64869FD6" w:rsidR="5D95F0E3">
        <w:rPr>
          <w:color w:val="000000" w:themeColor="text1"/>
          <w:lang w:val="pt-BR"/>
        </w:rPr>
        <w:t xml:space="preserve">português.</w:t>
      </w:r>
      <w:ins w:author="Dandara Conceição Lino de Lima" w:date="2018-12-08T19:33:27.9800316" w:id="61980160">
        <w:r w:rsidRPr="64869FD6" w:rsidR="319F10B8">
          <w:rPr>
            <w:color w:val="000000" w:themeColor="text1"/>
            <w:lang w:val="pt-BR"/>
          </w:rPr>
          <w:t xml:space="preserve"> Essa</w:t>
        </w:r>
      </w:ins>
      <w:del w:author="Dandara Conceição Lino de Lima" w:date="2018-12-08T19:32:57.6305232" w:id="161913724">
        <w:r w:rsidRPr="64869FD6" w:rsidDel="74B51908" w:rsidR="5D95F0E3">
          <w:rPr>
            <w:color w:val="000000" w:themeColor="text1"/>
            <w:lang w:val="pt-BR"/>
          </w:rPr>
          <w:delText xml:space="preserve"> </w:delText>
        </w:r>
      </w:del>
    </w:p>
    <w:p w:rsidR="73AF3A30" w:rsidDel="5897CE93" w:rsidP="7A38F45E" w:rsidRDefault="64869FD6" w14:paraId="351B68A9" w14:textId="39533113">
      <w:pPr>
        <w:pStyle w:val="Corpodetexto"/>
        <w:spacing w:before="0" w:beforeAutospacing="off" w:after="0" w:afterAutospacing="off" w:line="360" w:lineRule="auto"/>
        <w:ind w:left="0" w:right="0" w:firstLine="567"/>
        <w:jc w:val="both"/>
        <w:rPr>
          <w:del w:author="Dandara Conceição Lino de Lima" w:date="2018-12-08T18:59:20.0928158" w:id="363871997"/>
          <w:color w:val="000000" w:themeColor="text1" w:themeTint="FF" w:themeShade="FF"/>
          <w:lang w:val="pt-BR"/>
          <w:rPrChange w:author="Dandara Conceição Lino de Lima" w:date="2018-12-08T19:01:52.01406" w:id="2078586939">
            <w:rPr/>
          </w:rPrChange>
        </w:rPr>
        <w:pPrChange w:author="Dandara Conceição Lino de Lima" w:date="2018-12-08T19:01:52.01406" w:id="1009211201">
          <w:pPr>
            <w:pStyle w:val="Corpodetexto"/>
          </w:pPr>
        </w:pPrChange>
      </w:pPr>
      <w:del w:author="Dandara Conceição Lino de Lima" w:date="2018-12-08T19:28:56.0175592" w:id="1853203623">
        <w:r w:rsidRPr="64869FD6" w:rsidDel="5D95F0E3">
          <w:rPr>
            <w:color w:val="000000" w:themeColor="text1"/>
            <w:lang w:val="pt-BR"/>
          </w:rPr>
          <w:delText xml:space="preserve">c</w:delText>
        </w:r>
      </w:del>
      <w:del w:author="Dandara Conceição Lino de Lima" w:date="2018-12-08T19:32:57.6305232" w:id="1625677296">
        <w:r w:rsidRPr="64869FD6" w:rsidDel="74B51908">
          <w:rPr>
            <w:color w:val="000000" w:themeColor="text1"/>
            <w:lang w:val="pt-BR"/>
          </w:rPr>
          <w:delText xml:space="preserve">onforme interesse </w:delText>
        </w:r>
        <w:r w:rsidRPr="64869FD6" w:rsidDel="74B51908">
          <w:rPr>
            <w:color w:val="000000" w:themeColor="text1"/>
            <w:lang w:val="pt-BR"/>
          </w:rPr>
          <w:delText xml:space="preserve">demonstrado pela turma </w:delText>
        </w:r>
        <w:r w:rsidRPr="64869FD6" w:rsidDel="74B51908">
          <w:rPr>
            <w:color w:val="000000" w:themeColor="text1"/>
            <w:lang w:val="pt-BR"/>
          </w:rPr>
          <w:delText xml:space="preserve">sobre os animais vertebrados e invertebrados. </w:delText>
        </w:r>
      </w:del>
      <w:del w:author="Dandara Conceição Lino de Lima" w:date="2018-12-08T19:33:27.9800316" w:id="2031776093">
        <w:r w:rsidRPr="64869FD6" w:rsidDel="319F10B8">
          <w:rPr>
            <w:color w:val="000000" w:themeColor="text1"/>
            <w:lang w:val="pt-BR"/>
          </w:rPr>
          <w:delText xml:space="preserve">A</w:delText>
        </w:r>
      </w:del>
      <w:r w:rsidRPr="64869FD6">
        <w:rPr>
          <w:color w:val="000000" w:themeColor="text1"/>
          <w:lang w:val="pt-BR"/>
        </w:rPr>
        <w:t xml:space="preserve"> </w:t>
      </w:r>
      <w:r w:rsidRPr="64869FD6">
        <w:rPr>
          <w:color w:val="000000" w:themeColor="text1"/>
          <w:lang w:val="pt-BR"/>
        </w:rPr>
        <w:t xml:space="preserve">prátic</w:t>
      </w:r>
      <w:ins w:author="Vanessa Cristina Viebrantz" w:date="2018-12-08T19:34:28.5114339" w:id="1326123216">
        <w:r w:rsidRPr="64869FD6" w:rsidR="4F0B08D0">
          <w:rPr>
            <w:color w:val="000000" w:themeColor="text1"/>
            <w:lang w:val="pt-BR"/>
          </w:rPr>
          <w:t xml:space="preserve">a </w:t>
        </w:r>
      </w:ins>
      <w:del w:author="Dandara Conceição Lino de Lima" w:date="2018-12-08T19:33:58.0358543" w:id="950602423">
        <w:r w:rsidRPr="64869FD6" w:rsidDel="66965D6F">
          <w:rPr>
            <w:color w:val="000000" w:themeColor="text1"/>
            <w:lang w:val="pt-BR"/>
          </w:rPr>
          <w:delText xml:space="preserve">da </w:delText>
        </w:r>
      </w:del>
      <w:ins w:author="Vanessa Cristina Viebrantz" w:date="2018-12-08T10:13:01.5992745" w:id="667473898">
        <w:del w:author="Dandara Conceição Lino de Lima" w:date="2018-12-08T18:33:49.2641732" w:id="1014196864">
          <w:r w:rsidRPr="64869FD6" w:rsidDel="5A92AE03" w:rsidR="79C9D800">
            <w:rPr>
              <w:color w:val="000000" w:themeColor="text1"/>
              <w:lang w:val="pt-BR"/>
            </w:rPr>
            <w:delText xml:space="preserve">a</w:delText>
          </w:r>
        </w:del>
      </w:ins>
      <w:del w:author="Vanessa Cristina Viebrantz" w:date="2018-12-08T10:12:31.3312173" w:id="1841890764">
        <w:r w:rsidRPr="64869FD6" w:rsidDel="0C775D45">
          <w:rPr>
            <w:color w:val="000000" w:themeColor="text1"/>
            <w:lang w:val="pt-BR"/>
          </w:rPr>
          <w:delText xml:space="preserve">interligad</w:delText>
        </w:r>
      </w:del>
      <w:del w:author="Vanessa Cristina Viebrantz" w:date="2018-12-08T10:11:30.5845425" w:id="2055038576">
        <w:r w:rsidRPr="64869FD6" w:rsidDel="52A62514">
          <w:rPr>
            <w:color w:val="000000" w:themeColor="text1"/>
            <w:lang w:val="pt-BR"/>
          </w:rPr>
          <w:delText xml:space="preserve">os</w:delText>
        </w:r>
      </w:del>
      <w:del w:author="Dandara Conceição Lino de Lima" w:date="2018-12-08T19:33:58.0358543" w:id="738147282">
        <w:r w:rsidRPr="64869FD6" w:rsidDel="66965D6F">
          <w:rPr>
            <w:color w:val="000000" w:themeColor="text1"/>
            <w:lang w:val="pt-BR"/>
          </w:rPr>
          <w:delText xml:space="preserve"> </w:delText>
        </w:r>
      </w:del>
      <w:ins w:author="Vanessa Cristina Viebrantz" w:date="2018-12-08T10:11:30.5845425" w:id="1771073190">
        <w:del w:author="Dandara Conceição Lino de Lima" w:date="2018-12-08T19:33:58.0358543" w:id="1451196210">
          <w:r w:rsidRPr="64869FD6" w:rsidDel="66965D6F" w:rsidR="52A62514">
            <w:rPr>
              <w:color w:val="000000" w:themeColor="text1"/>
              <w:lang w:val="pt-BR"/>
            </w:rPr>
            <w:delText xml:space="preserve">à</w:delText>
          </w:r>
        </w:del>
      </w:ins>
      <w:ins w:author="Vanessa Cristina Viebrantz" w:date="2018-12-08T10:12:31.3312173" w:id="1595354411">
        <w:del w:author="Dandara Conceição Lino de Lima" w:date="2018-12-08T19:33:58.0358543" w:id="1271352924">
          <w:r w:rsidRPr="64869FD6" w:rsidDel="66965D6F" w:rsidR="0C775D45">
            <w:rPr>
              <w:color w:val="000000" w:themeColor="text1"/>
              <w:lang w:val="pt-BR"/>
            </w:rPr>
            <w:delText xml:space="preserve">s</w:delText>
          </w:r>
        </w:del>
      </w:ins>
      <w:del w:author="Vanessa Cristina Viebrantz" w:date="2018-12-08T10:11:30.5845425" w:id="284289941">
        <w:r w:rsidRPr="64869FD6" w:rsidDel="52A62514">
          <w:rPr>
            <w:color w:val="000000" w:themeColor="text1"/>
            <w:lang w:val="pt-BR"/>
          </w:rPr>
          <w:delText xml:space="preserve">a</w:delText>
        </w:r>
      </w:del>
      <w:del w:author="Vanessa Cristina Viebrantz" w:date="2018-12-08T10:12:31.3312173" w:id="1178479419">
        <w:r w:rsidRPr="64869FD6" w:rsidDel="0C775D45">
          <w:rPr>
            <w:color w:val="000000" w:themeColor="text1"/>
            <w:lang w:val="pt-BR"/>
          </w:rPr>
          <w:delText xml:space="preserve">s</w:delText>
        </w:r>
      </w:del>
      <w:del w:author="Dandara Conceição Lino de Lima" w:date="2018-12-08T19:33:58.0358543" w:id="1523491567">
        <w:r w:rsidRPr="64869FD6" w:rsidDel="66965D6F">
          <w:rPr>
            <w:color w:val="000000" w:themeColor="text1"/>
            <w:lang w:val="pt-BR"/>
          </w:rPr>
          <w:delText xml:space="preserve"> </w:delText>
        </w:r>
      </w:del>
      <w:ins w:author="Vanessa Cristina Viebrantz" w:date="2018-12-08T19:34:28.5114339" w:id="516439528">
        <w:r w:rsidRPr="64869FD6">
          <w:rPr>
            <w:color w:val="000000" w:themeColor="text1"/>
            <w:lang w:val="pt-BR"/>
          </w:rPr>
          <w:t xml:space="preserve">promove uma aprendizagem </w:t>
        </w:r>
      </w:ins>
      <w:r w:rsidRPr="64869FD6">
        <w:rPr>
          <w:color w:val="000000" w:themeColor="text1"/>
          <w:lang w:val="pt-BR"/>
        </w:rPr>
        <w:t>significativa</w:t>
      </w:r>
      <w:ins w:author="Vanessa Cristina Viebrantz" w:date="2018-12-08T19:34:28.5114339" w:id="237506614">
        <w:r w:rsidRPr="64869FD6" w:rsidR="4F0B08D0">
          <w:rPr>
            <w:color w:val="000000" w:themeColor="text1"/>
            <w:lang w:val="pt-BR"/>
          </w:rPr>
          <w:t xml:space="preserve"> </w:t>
        </w:r>
      </w:ins>
      <w:ins w:author="Vanessa Cristina Viebrantz" w:date="2018-12-08T19:34:58.6907527" w:id="1240035060">
        <w:r w:rsidRPr="64869FD6" w:rsidR="01901459">
          <w:rPr>
            <w:color w:val="000000" w:themeColor="text1"/>
            <w:lang w:val="pt-BR"/>
          </w:rPr>
          <w:t xml:space="preserve">para a aquisição da </w:t>
        </w:r>
        <w:r w:rsidRPr="64869FD6" w:rsidR="01901459">
          <w:rPr>
            <w:color w:val="000000" w:themeColor="text1"/>
            <w:lang w:val="pt-BR"/>
          </w:rPr>
          <w:t xml:space="preserve">linguagem</w:t>
        </w:r>
        <w:r w:rsidRPr="64869FD6" w:rsidR="01901459">
          <w:rPr>
            <w:color w:val="000000" w:themeColor="text1"/>
            <w:lang w:val="pt-BR"/>
          </w:rPr>
          <w:t xml:space="preserve"> escrita, pois</w:t>
        </w:r>
      </w:ins>
      <w:ins w:author="Dandara Conceição Lino de Lima" w:date="2018-12-08T19:36:29.4390497" w:id="1878720552">
        <w:r w:rsidRPr="64869FD6" w:rsidR="1FBF133C">
          <w:rPr>
            <w:color w:val="000000" w:themeColor="text1"/>
            <w:lang w:val="pt-BR"/>
          </w:rPr>
          <w:t xml:space="preserve"> pode-se </w:t>
        </w:r>
        <w:proofErr w:type="spellStart"/>
        <w:r w:rsidRPr="64869FD6" w:rsidR="1FBF133C">
          <w:rPr>
            <w:color w:val="000000" w:themeColor="text1"/>
            <w:lang w:val="pt-BR"/>
          </w:rPr>
          <w:t xml:space="preserve">con</w:t>
        </w:r>
      </w:ins>
      <w:ins w:author="Dandara Conceição Lino de Lima" w:date="2018-12-08T19:37:00.0943204" w:id="1225730644">
        <w:r w:rsidRPr="64869FD6" w:rsidR="68713714">
          <w:rPr>
            <w:color w:val="000000" w:themeColor="text1"/>
            <w:lang w:val="pt-BR"/>
          </w:rPr>
          <w:t xml:space="preserve">c</w:t>
        </w:r>
      </w:ins>
      <w:ins w:author="Dandara Conceição Lino de Lima" w:date="2018-12-08T19:36:29.4390497" w:id="2103622023">
        <w:r w:rsidRPr="64869FD6" w:rsidR="1FBF133C">
          <w:rPr>
            <w:color w:val="000000" w:themeColor="text1"/>
            <w:lang w:val="pt-BR"/>
          </w:rPr>
          <w:t xml:space="preserve">iliar</w:t>
        </w:r>
        <w:proofErr w:type="spellEnd"/>
        <w:r w:rsidRPr="64869FD6" w:rsidR="1FBF133C">
          <w:rPr>
            <w:color w:val="000000" w:themeColor="text1"/>
            <w:lang w:val="pt-BR"/>
          </w:rPr>
          <w:t xml:space="preserve"> os interesses das crianças quanto aos </w:t>
        </w:r>
      </w:ins>
      <w:ins w:author="Dandara Conceição Lino de Lima" w:date="2018-12-08T19:37:00.0943204" w:id="1989235751">
        <w:r w:rsidRPr="64869FD6" w:rsidR="68713714">
          <w:rPr>
            <w:color w:val="000000" w:themeColor="text1"/>
            <w:lang w:val="pt-BR"/>
          </w:rPr>
          <w:t xml:space="preserve">animais e a </w:t>
        </w:r>
      </w:ins>
      <w:ins w:author="Dandara Conceição Lino de Lima" w:date="2018-12-08T19:39:01.1678183" w:id="1452919731">
        <w:r w:rsidRPr="64869FD6" w:rsidR="12EBEEA8">
          <w:rPr>
            <w:color w:val="000000" w:themeColor="text1"/>
            <w:lang w:val="pt-BR"/>
          </w:rPr>
          <w:t xml:space="preserve">compreen</w:t>
        </w:r>
      </w:ins>
      <w:ins w:author="Dandara Conceição Lino de Lima" w:date="2018-12-08T19:39:31.5956133" w:id="561175429">
        <w:r w:rsidRPr="64869FD6" w:rsidR="3DAB3BA7">
          <w:rPr>
            <w:color w:val="000000" w:themeColor="text1"/>
            <w:lang w:val="pt-BR"/>
          </w:rPr>
          <w:t xml:space="preserve">s</w:t>
        </w:r>
        <w:r w:rsidRPr="64869FD6" w:rsidR="12EBEEA8">
          <w:rPr>
            <w:color w:val="000000" w:themeColor="text1"/>
            <w:lang w:val="pt-BR"/>
          </w:rPr>
          <w:t xml:space="preserve">ão</w:t>
        </w:r>
      </w:ins>
      <w:ins w:author="Dandara Conceição Lino de Lima" w:date="2018-12-08T19:38:00.6437283" w:id="1149898468">
        <w:r w:rsidRPr="64869FD6" w:rsidR="2E039AC1">
          <w:rPr>
            <w:color w:val="000000" w:themeColor="text1"/>
            <w:lang w:val="pt-BR"/>
          </w:rPr>
          <w:t xml:space="preserve"> da escrita das palavras</w:t>
        </w:r>
      </w:ins>
      <w:del w:author="Dandara Conceição Lino de Lima" w:date="2018-12-08T19:37:00.0943204" w:id="1169233412">
        <w:r w:rsidRPr="64869FD6" w:rsidDel="68713714">
          <w:rPr>
            <w:color w:val="000000" w:themeColor="text1"/>
            <w:lang w:val="pt-BR"/>
          </w:rPr>
          <w:delText xml:space="preserve">.</w:delText>
        </w:r>
      </w:del>
      <w:del w:author="Dandara Conceição Lino de Lima" w:date="2018-12-08T18:59:20.0928158" w:id="117849315">
        <w:r w:rsidRPr="64869FD6" w:rsidDel="5897CE93">
          <w:rPr>
            <w:color w:val="34313A"/>
            <w:sz w:val="27"/>
            <w:szCs w:val="27"/>
            <w:lang w:val="pt-BR"/>
          </w:rPr>
          <w:delText xml:space="preserve">  </w:delText>
        </w:r>
      </w:del>
    </w:p>
    <w:p w:rsidR="73AF3A30" w:rsidDel="7A38F45E" w:rsidP="72969EC9" w:rsidRDefault="73AF3A30" w14:textId="12294E33" w14:paraId="541C03B1">
      <w:pPr>
        <w:pStyle w:val="Corpodetexto"/>
        <w:spacing w:before="0" w:beforeAutospacing="off" w:after="0" w:afterAutospacing="off" w:line="360" w:lineRule="auto"/>
        <w:ind w:left="0" w:right="0" w:firstLine="567"/>
        <w:jc w:val="both"/>
        <w:rPr>
          <w:del w:author="Dandara Conceição Lino de Lima" w:date="2018-12-08T19:01:52.01406" w:id="2078328239"/>
          <w:color w:val="000000" w:themeColor="text1" w:themeTint="FF" w:themeShade="FF"/>
          <w:lang w:val="pt-BR"/>
          <w:rPrChange w:author="Dandara Conceição Lino de Lima" w:date="2018-12-08T19:01:21.7370137" w:id="2065438442">
            <w:rPr/>
          </w:rPrChange>
        </w:rPr>
        <w:pPrChange w:author="Dandara Conceição Lino de Lima" w:date="2018-12-08T19:01:21.7370137" w:id="520000388">
          <w:pPr>
            <w:pStyle w:val="Corpodetexto"/>
          </w:pPr>
        </w:pPrChange>
      </w:pPr>
    </w:p>
    <w:p w:rsidR="73AF3A30" w:rsidDel="2AE780A4" w:rsidP="5897CE93" w:rsidRDefault="73AF3A30" w14:paraId="36487CD9" w14:textId="12294E33">
      <w:pPr>
        <w:pStyle w:val="Corpodetexto"/>
        <w:rPr>
          <w:del w:author="Dandara Conceição Lino de Lima" w:date="2018-12-08T18:59:50.2783587" w:id="2095698230"/>
          <w:color w:val="000000" w:themeColor="text1" w:themeTint="FF" w:themeShade="FF"/>
          <w:lang w:val="pt-BR"/>
          <w:rPrChange w:author="Dandara Conceição Lino de Lima" w:date="2018-12-08T18:59:20.0928158" w:id="504163818">
            <w:rPr/>
          </w:rPrChange>
        </w:rPr>
        <w:pPrChange w:author="Dandara Conceição Lino de Lima" w:date="2018-12-08T18:59:20.0928158" w:id="520000388">
          <w:pPr>
            <w:pStyle w:val="Corpodetexto"/>
          </w:pPr>
        </w:pPrChange>
      </w:pPr>
    </w:p>
    <w:p w:rsidR="2AE780A4" w:rsidDel="72969EC9" w:rsidP="5184C9A9" w:rsidRDefault="2AE780A4" w14:paraId="5AFFCD63" w14:textId="5E5B6C06">
      <w:pPr>
        <w:pStyle w:val="Corpodetexto"/>
        <w:bidi w:val="0"/>
        <w:spacing w:before="0" w:beforeAutospacing="off" w:after="0" w:afterAutospacing="off" w:line="360" w:lineRule="auto"/>
        <w:ind w:left="0" w:right="0" w:firstLine="567"/>
        <w:jc w:val="both"/>
        <w:rPr>
          <w:del w:author="Dandara Conceição Lino de Lima" w:date="2018-12-08T19:01:21.7370137" w:id="725532183"/>
          <w:color w:val="000000" w:themeColor="text1" w:themeTint="FF" w:themeShade="FF"/>
          <w:lang w:val="pt-BR"/>
          <w:rPrChange w:author="Dandara Conceição Lino de Lima" w:date="2018-12-08T19:00:20.6837311" w:id="1452417748">
            <w:rPr/>
          </w:rPrChange>
        </w:rPr>
        <w:pPrChange w:author="Dandara Conceição Lino de Lima" w:date="2018-12-08T19:00:20.6837311" w:id="1816835218">
          <w:pPr/>
        </w:pPrChange>
      </w:pPr>
    </w:p>
    <w:p w:rsidR="72969EC9" w:rsidDel="68713714" w:rsidP="1FBF133C" w:rsidRDefault="72969EC9" w14:paraId="4FCA0322" w14:textId="7F474116">
      <w:pPr>
        <w:pStyle w:val="Corpodetexto"/>
        <w:bidi w:val="0"/>
        <w:spacing w:before="0" w:beforeAutospacing="off" w:after="0" w:afterAutospacing="off" w:line="360" w:lineRule="auto"/>
        <w:ind w:left="0" w:right="0" w:firstLine="567"/>
        <w:jc w:val="both"/>
        <w:rPr>
          <w:del w:author="Dandara Conceição Lino de Lima" w:date="2018-12-08T19:37:00.0943204" w:id="830862045"/>
          <w:color w:val="000000" w:themeColor="text1" w:themeTint="FF" w:themeShade="FF"/>
          <w:lang w:val="pt-BR"/>
          <w:rPrChange w:author="Dandara Conceição Lino de Lima" w:date="2018-12-08T19:36:29.4390497" w:id="755484412">
            <w:rPr/>
          </w:rPrChange>
        </w:rPr>
        <w:pPrChange w:author="Dandara Conceição Lino de Lima" w:date="2018-12-08T19:36:29.4390497" w:id="520354390">
          <w:pPr/>
        </w:pPrChange>
      </w:pPr>
    </w:p>
    <w:p w:rsidR="68713714" w:rsidDel="16DD5320" w:rsidP="3DAB3BA7" w:rsidRDefault="68713714" w14:paraId="31FA6AD9" w14:textId="5DDFB2B7">
      <w:pPr>
        <w:pStyle w:val="Corpodetexto"/>
        <w:bidi w:val="0"/>
        <w:spacing w:before="0" w:beforeAutospacing="off" w:after="0" w:afterAutospacing="off" w:line="360" w:lineRule="auto"/>
        <w:ind w:left="0" w:right="0" w:firstLine="567"/>
        <w:jc w:val="both"/>
        <w:rPr>
          <w:del w:author="Vanessa Cristina Viebrantz" w:date="2018-12-08T19:40:02.1005561" w:id="1096276995"/>
          <w:color w:val="000000" w:themeColor="text1" w:themeTint="FF" w:themeShade="FF"/>
          <w:lang w:val="pt-BR"/>
          <w:rPrChange w:author="Dandara Conceição Lino de Lima" w:date="2018-12-08T19:39:31.5956133" w:id="1511497067">
            <w:rPr/>
          </w:rPrChange>
        </w:rPr>
        <w:pPrChange w:author="Dandara Conceição Lino de Lima" w:date="2018-12-08T19:39:31.5956133" w:id="420275624">
          <w:pPr/>
        </w:pPrChange>
      </w:pPr>
      <w:ins w:author="Dandara Conceição Lino de Lima" w:date="2018-12-08T19:38:31.0055034" w:id="1652255555">
        <w:del w:author="Vanessa Cristina Viebrantz" w:date="2018-12-08T19:40:02.1005561" w:id="734975379">
          <w:r w:rsidRPr="4D89E8D0" w:rsidDel="16DD5320" w:rsidR="4D89E8D0">
            <w:rPr>
              <w:color w:val="000000" w:themeColor="text1" w:themeTint="FF" w:themeShade="FF"/>
              <w:lang w:val="pt-BR"/>
              <w:rPrChange w:author="Dandara Conceição Lino de Lima" w:date="2018-12-08T19:38:31.0055034" w:id="1694426460">
                <w:rPr/>
              </w:rPrChange>
            </w:rPr>
            <w:delText>.</w:delText>
          </w:r>
        </w:del>
      </w:ins>
    </w:p>
    <w:p w:rsidR="68713714" w:rsidDel="4D89E8D0" w:rsidP="2E039AC1" w:rsidRDefault="68713714" w14:paraId="54CD4862" w14:textId="7BBC7BB2">
      <w:pPr>
        <w:pStyle w:val="Corpodetexto"/>
        <w:spacing w:before="0" w:beforeAutospacing="off" w:after="0" w:afterAutospacing="off" w:line="360" w:lineRule="auto"/>
        <w:ind w:left="0" w:right="0" w:firstLine="567"/>
        <w:jc w:val="both"/>
        <w:rPr>
          <w:del w:author="Dandara Conceição Lino de Lima" w:date="2018-12-08T19:38:31.0055034" w:id="1227378099"/>
          <w:color w:val="000000" w:themeColor="text1" w:themeTint="FF" w:themeShade="FF"/>
          <w:lang w:val="pt-BR"/>
          <w:rPrChange w:author="Dandara Conceição Lino de Lima" w:date="2018-12-08T19:38:00.6437283" w:id="808687461">
            <w:rPr/>
          </w:rPrChange>
        </w:rPr>
        <w:pPrChange w:author="Dandara Conceição Lino de Lima" w:date="2018-12-08T19:38:00.6437283" w:id="177013876">
          <w:pPr/>
        </w:pPrChange>
      </w:pPr>
    </w:p>
    <w:p w:rsidR="4D89E8D0" w:rsidP="417105C1" w:rsidRDefault="4D89E8D0" w14:paraId="616A867A" w14:textId="3C5E5AF8">
      <w:pPr>
        <w:pStyle w:val="Corpodetexto"/>
        <w:bidi w:val="0"/>
        <w:spacing w:before="0" w:beforeAutospacing="off" w:after="0" w:afterAutospacing="off" w:line="360" w:lineRule="auto"/>
        <w:ind w:left="0" w:right="0" w:firstLine="567"/>
        <w:jc w:val="both"/>
        <w:rPr>
          <w:color w:val="000000" w:themeColor="text1" w:themeTint="FF" w:themeShade="FF"/>
          <w:lang w:val="pt-BR"/>
          <w:rPrChange w:author="Vanessa Cristina Viebrantz" w:date="2018-12-09T15:20:08.8580207" w:id="6175437">
            <w:rPr/>
          </w:rPrChange>
        </w:rPr>
        <w:pPrChange w:author="Vanessa Cristina Viebrantz" w:date="2018-12-09T15:20:08.8580207" w:id="416215933">
          <w:pPr/>
        </w:pPrChange>
      </w:pPr>
      <w:ins w:author="Vanessa Cristina Viebrantz" w:date="2018-12-08T19:40:02.1005561" w:id="1041921691">
        <w:r w:rsidRPr="16DD5320" w:rsidR="16DD5320">
          <w:rPr>
            <w:color w:val="000000" w:themeColor="text1" w:themeTint="FF" w:themeShade="FF"/>
            <w:lang w:val="pt-BR"/>
            <w:rPrChange w:author="Vanessa Cristina Viebrantz" w:date="2018-12-08T19:40:02.1005561" w:id="1224720704">
              <w:rPr/>
            </w:rPrChange>
          </w:rPr>
          <w:t>.</w:t>
        </w:r>
      </w:ins>
    </w:p>
    <w:p w:rsidR="207F90CC" w:rsidP="207F90CC" w:rsidRDefault="207F90CC" w14:paraId="3DEA84BF" w14:textId="6AA09BAB">
      <w:pPr>
        <w:pStyle w:val="Corpodetexto"/>
        <w:bidi w:val="0"/>
        <w:spacing w:before="0" w:beforeAutospacing="off" w:after="0" w:afterAutospacing="off" w:line="360" w:lineRule="auto"/>
        <w:ind w:left="0" w:right="0" w:firstLine="567"/>
        <w:jc w:val="both"/>
        <w:rPr>
          <w:color w:val="000000" w:themeColor="text1" w:themeTint="FF" w:themeShade="FF"/>
          <w:lang w:val="pt-BR"/>
          <w:rPrChange w:author="Dandara Conceição Lino de Lima" w:date="2018-12-08T19:02:22.0333764" w:id="1734487240">
            <w:rPr/>
          </w:rPrChange>
        </w:rPr>
        <w:pPrChange w:author="Dandara Conceição Lino de Lima" w:date="2018-12-08T19:02:22.0333764" w:id="1905243748">
          <w:pPr/>
        </w:pPrChange>
      </w:pPr>
    </w:p>
    <w:p w:rsidR="00FD2E20" w:rsidP="33129E5C" w:rsidRDefault="007E085D" w14:textId="77777777" w14:paraId="297CEA8E">
      <w:pPr>
        <w:pStyle w:val="Ttulo2"/>
        <w:rPr>
          <w:ins w:author="Dandara Conceição Lino de Lima" w:date="2018-12-08T19:00:51.0292655" w:id="86330276"/>
        </w:rPr>
      </w:pPr>
      <w:proofErr w:type="spellStart"/>
      <w:r>
        <w:rPr/>
        <w:t>Objetivos</w:t>
      </w:r>
      <w:proofErr w:type="spellEnd"/>
      <w:r>
        <w:rPr/>
        <w:t>:</w:t>
      </w:r>
    </w:p>
    <w:p w:rsidR="33129E5C" w:rsidP="72969EC9" w:rsidRDefault="33129E5C" w14:paraId="78D45D6D" w14:textId="4AA6813C" w14:noSpellErr="1">
      <w:pPr>
        <w:pStyle w:val="Corpodetexto"/>
        <w:bidi w:val="0"/>
        <w:ind w:left="0" w:firstLine="567"/>
        <w:rPr>
          <w:color w:val="000000" w:themeColor="text1" w:themeTint="FF" w:themeShade="FF"/>
          <w:lang w:val="pt-BR"/>
          <w:rPrChange w:author="Dandara Conceição Lino de Lima" w:date="2018-12-08T19:01:21.7370137" w:id="830145349">
            <w:rPr/>
          </w:rPrChange>
        </w:rPr>
        <w:pPrChange w:author="Dandara Conceição Lino de Lima" w:date="2018-12-08T19:01:21.7370137" w:id="1191982310">
          <w:pPr/>
        </w:pPrChange>
      </w:pPr>
      <w:ins w:author="Dandara Conceição Lino de Lima" w:date="2018-12-08T19:00:51.0292655" w:id="354738807">
        <w:r w:rsidRPr="33129E5C" w:rsidR="33129E5C">
          <w:rPr>
            <w:color w:val="000000" w:themeColor="text1" w:themeTint="FF" w:themeShade="FF"/>
            <w:lang w:val="pt-BR"/>
            <w:rPrChange w:author="Dandara Conceição Lino de Lima" w:date="2018-12-08T19:00:51.0292655" w:id="1736412835">
              <w:rPr/>
            </w:rPrChange>
          </w:rPr>
          <w:t>A seguir apresentam-se os objetivos gerais e específicos do trabalho desenvolvido.</w:t>
        </w:r>
      </w:ins>
    </w:p>
    <w:p w:rsidR="002C2C5B" w:rsidP="7999C234" w:rsidRDefault="7999C234" w14:paraId="3F81A4B4" w14:textId="01F9D30D" w14:noSpellErr="1">
      <w:pPr>
        <w:pStyle w:val="Corpodetexto"/>
        <w:rPr>
          <w:b w:val="1"/>
          <w:bCs w:val="1"/>
          <w:lang w:val="pt-BR"/>
        </w:rPr>
      </w:pPr>
      <w:r w:rsidRPr="7999C234">
        <w:rPr>
          <w:b w:val="1"/>
          <w:bCs w:val="1"/>
          <w:lang w:val="pt-BR"/>
        </w:rPr>
        <w:t xml:space="preserve">Objetivo geral: </w:t>
      </w:r>
    </w:p>
    <w:p w:rsidR="00A22F01" w:rsidP="73AF3A30" w:rsidRDefault="73AF3A30" w14:paraId="1138E06B" w14:textId="59763BB0" w14:noSpellErr="1">
      <w:pPr>
        <w:pStyle w:val="Corpodetexto"/>
        <w:rPr>
          <w:b w:val="1"/>
          <w:bCs w:val="1"/>
          <w:lang w:val="pt-BR"/>
        </w:rPr>
      </w:pPr>
      <w:r w:rsidRPr="73AF3A30">
        <w:rPr>
          <w:lang w:val="pt-BR"/>
        </w:rPr>
        <w:t xml:space="preserve">Desenvolver </w:t>
      </w:r>
      <w:r w:rsidRPr="73AF3A30">
        <w:rPr>
          <w:lang w:val="pt-BR"/>
        </w:rPr>
        <w:t xml:space="preserve">habilidades de escrita a partir da interdisciplinaridade entre ciências, alfabetização e tecnologias, mais especificamente realidade aumentada. </w:t>
      </w:r>
    </w:p>
    <w:p w:rsidR="7999C234" w:rsidP="7999C234" w:rsidRDefault="7999C234" w14:paraId="338345C0" w14:textId="6616282A" w14:noSpellErr="1">
      <w:pPr>
        <w:pStyle w:val="Corpodetexto"/>
        <w:rPr>
          <w:b w:val="1"/>
          <w:bCs w:val="1"/>
          <w:lang w:val="pt-BR"/>
        </w:rPr>
      </w:pPr>
      <w:r w:rsidRPr="7999C234">
        <w:rPr>
          <w:b w:val="1"/>
          <w:bCs w:val="1"/>
          <w:lang w:val="pt-BR"/>
        </w:rPr>
        <w:t xml:space="preserve">Objetivos </w:t>
      </w:r>
      <w:r w:rsidRPr="7999C234">
        <w:rPr>
          <w:b w:val="1"/>
          <w:bCs w:val="1"/>
          <w:lang w:val="pt-BR"/>
        </w:rPr>
        <w:t>de aprendizagem:</w:t>
      </w:r>
    </w:p>
    <w:p w:rsidR="007B7ED7" w:rsidP="73AF3A30" w:rsidRDefault="73AF3A30" w14:paraId="11567DF9" w14:textId="5713B848" w14:noSpellErr="1">
      <w:pPr>
        <w:pStyle w:val="Corpodetexto"/>
        <w:ind w:left="720" w:firstLine="0"/>
        <w:rPr>
          <w:ins w:author="Mauricio Capobianco Lopes" w:date="2018-11-06T15:34:00Z" w:id="10"/>
          <w:color w:val="000000" w:themeColor="text1"/>
          <w:lang w:val="pt-BR"/>
        </w:rPr>
      </w:pPr>
      <w:r w:rsidRPr="73AF3A30">
        <w:rPr>
          <w:color w:val="000000" w:themeColor="text1"/>
          <w:lang w:val="pt-BR"/>
        </w:rPr>
        <w:t xml:space="preserve">a) </w:t>
      </w:r>
      <w:ins w:author="Gislene Cristina Ehlert" w:date="2018-11-07T15:36:10.4906505" w:id="776296807">
        <w:r w:rsidRPr="73AF3A30" w:rsidR="2E455967">
          <w:rPr>
            <w:color w:val="000000" w:themeColor="text1"/>
            <w:lang w:val="pt-BR"/>
          </w:rPr>
          <w:t xml:space="preserve">c</w:t>
        </w:r>
      </w:ins>
      <w:del w:author="Gislene Cristina Ehlert" w:date="2018-11-07T15:35:39.7875156" w:id="499058580">
        <w:r w:rsidRPr="73AF3A30" w:rsidDel="4BAC5A4C">
          <w:rPr>
            <w:color w:val="000000" w:themeColor="text1"/>
            <w:lang w:val="pt-BR"/>
          </w:rPr>
          <w:delText>C</w:delText>
        </w:r>
      </w:del>
      <w:r w:rsidRPr="73AF3A30">
        <w:rPr>
          <w:color w:val="000000" w:themeColor="text1"/>
          <w:lang w:val="pt-BR"/>
        </w:rPr>
        <w:t>o</w:t>
      </w:r>
      <w:r w:rsidRPr="73AF3A30">
        <w:rPr>
          <w:color w:val="000000" w:themeColor="text1"/>
          <w:lang w:val="pt-BR"/>
        </w:rPr>
        <w:t>mpreender a escrita ortográfica correta das palavras;</w:t>
      </w:r>
      <w:del w:author="Mauricio Capobianco Lopes" w:date="2018-11-06T15:34:00Z" w:id="12">
        <w:r w:rsidRPr="00D03AF6" w:rsidDel="007B7ED7" w:rsidR="37D21155">
          <w:rPr>
            <w:lang w:val="pt-BR"/>
          </w:rPr>
          <w:br/>
        </w:r>
      </w:del>
    </w:p>
    <w:p w:rsidR="007B7ED7" w:rsidP="73AF3A30" w:rsidRDefault="73AF3A30" w14:paraId="0B8A4DC4" w14:textId="6CC669EC">
      <w:pPr>
        <w:pStyle w:val="Corpodetexto"/>
        <w:ind w:left="720" w:firstLine="0"/>
        <w:rPr>
          <w:ins w:author="Mauricio Capobianco Lopes" w:date="2018-11-06T15:34:00Z" w:id="13"/>
          <w:color w:val="000000" w:themeColor="text1"/>
          <w:lang w:val="pt-BR"/>
        </w:rPr>
      </w:pPr>
      <w:r w:rsidRPr="73AF3A30">
        <w:rPr>
          <w:color w:val="000000" w:themeColor="text1"/>
          <w:lang w:val="pt-BR"/>
        </w:rPr>
        <w:t xml:space="preserve">b) </w:t>
      </w:r>
      <w:ins w:author="Gislene Cristina Ehlert" w:date="2018-11-07T15:36:10.4906505" w:id="285978862">
        <w:r w:rsidRPr="73AF3A30" w:rsidR="2E455967">
          <w:rPr>
            <w:color w:val="000000" w:themeColor="text1"/>
            <w:lang w:val="pt-BR"/>
          </w:rPr>
          <w:t xml:space="preserve">a</w:t>
        </w:r>
      </w:ins>
      <w:del w:author="Gislene Cristina Ehlert" w:date="2018-11-07T15:36:10.4906505" w:id="1724928952">
        <w:r w:rsidRPr="73AF3A30" w:rsidDel="2E455967">
          <w:rPr>
            <w:color w:val="000000" w:themeColor="text1"/>
            <w:lang w:val="pt-BR"/>
          </w:rPr>
          <w:delText xml:space="preserve">A</w:delText>
        </w:r>
      </w:del>
      <w:r w:rsidRPr="73AF3A30">
        <w:rPr>
          <w:color w:val="000000" w:themeColor="text1"/>
          <w:lang w:val="pt-BR"/>
        </w:rPr>
        <w:t xml:space="preserve">dquirir habilidades </w:t>
      </w:r>
      <w:proofErr w:type="spellStart"/>
      <w:r w:rsidRPr="73AF3A30">
        <w:rPr>
          <w:color w:val="000000" w:themeColor="text1"/>
          <w:lang w:val="pt-BR"/>
        </w:rPr>
        <w:t>grafofonêmicas</w:t>
      </w:r>
      <w:proofErr w:type="spellEnd"/>
      <w:r w:rsidRPr="73AF3A30">
        <w:rPr>
          <w:color w:val="000000" w:themeColor="text1"/>
          <w:lang w:val="pt-BR"/>
        </w:rPr>
        <w:t>;</w:t>
      </w:r>
      <w:del w:author="Mauricio Capobianco Lopes" w:date="2018-11-06T15:34:00Z" w:id="14">
        <w:r w:rsidRPr="73AF3A30" w:rsidDel="007B7ED7">
          <w:rPr>
            <w:color w:val="000000" w:themeColor="text1"/>
            <w:lang w:val="pt-BR"/>
          </w:rPr>
          <w:delText xml:space="preserve">    </w:delText>
        </w:r>
        <w:r w:rsidRPr="00D03AF6" w:rsidDel="007B7ED7" w:rsidR="37D21155">
          <w:rPr>
            <w:lang w:val="pt-BR"/>
          </w:rPr>
          <w:br/>
        </w:r>
      </w:del>
    </w:p>
    <w:p w:rsidRPr="00E82F23" w:rsidR="37D21155" w:rsidP="73AF3A30" w:rsidRDefault="73AF3A30" w14:paraId="2FCE40E5" w14:noSpellErr="1" w14:textId="34E85E30">
      <w:pPr>
        <w:pStyle w:val="Corpodetexto"/>
        <w:ind w:left="720" w:firstLine="0"/>
        <w:rPr>
          <w:color w:val="000000" w:themeColor="text1"/>
          <w:lang w:val="pt-BR"/>
        </w:rPr>
      </w:pPr>
      <w:r w:rsidRPr="73AF3A30">
        <w:rPr>
          <w:color w:val="000000" w:themeColor="text1"/>
          <w:lang w:val="pt-BR"/>
        </w:rPr>
        <w:t xml:space="preserve">c)</w:t>
      </w:r>
      <w:ins w:author="Leticia de Carvalho" w:date="2018-12-08T11:42:59.7849312" w:id="1854362637">
        <w:r w:rsidRPr="73AF3A30" w:rsidR="6E87540D">
          <w:rPr>
            <w:color w:val="000000" w:themeColor="text1"/>
            <w:lang w:val="pt-BR"/>
          </w:rPr>
          <w:t xml:space="preserve"> </w:t>
        </w:r>
      </w:ins>
      <w:ins w:author="Gislene Cristina Ehlert" w:date="2018-11-07T15:36:10.4906505" w:id="1535139128">
        <w:r w:rsidRPr="73AF3A30" w:rsidR="2E455967">
          <w:rPr>
            <w:color w:val="000000" w:themeColor="text1"/>
            <w:lang w:val="pt-BR"/>
          </w:rPr>
          <w:t xml:space="preserve">a</w:t>
        </w:r>
      </w:ins>
      <w:del w:author="Gislene Cristina Ehlert" w:date="2018-11-07T15:36:10.4906505" w:id="1725487868">
        <w:r w:rsidRPr="73AF3A30" w:rsidDel="2E455967">
          <w:rPr>
            <w:color w:val="000000" w:themeColor="text1"/>
            <w:lang w:val="pt-BR"/>
          </w:rPr>
          <w:delText xml:space="preserve">A</w:delText>
        </w:r>
      </w:del>
      <w:r w:rsidRPr="73AF3A30">
        <w:rPr>
          <w:color w:val="000000" w:themeColor="text1"/>
          <w:lang w:val="pt-BR"/>
        </w:rPr>
        <w:t xml:space="preserve">dquirir conhecimentos sobre as características dos animais vertebrados e invertebrados; </w:t>
      </w:r>
    </w:p>
    <w:p w:rsidR="3F0C8BC1" w:rsidDel="207F90CC" w:rsidP="73AF3A30" w:rsidRDefault="73AF3A30" w14:paraId="12CA5C18" w14:textId="760DD98D">
      <w:pPr>
        <w:pStyle w:val="Corpodetexto"/>
        <w:ind w:left="720" w:firstLine="0"/>
        <w:rPr>
          <w:del w:author="Dandara Conceição Lino de Lima" w:date="2018-12-08T19:02:22.0333764" w:id="698927183"/>
          <w:lang w:val="pt-BR"/>
        </w:rPr>
      </w:pPr>
      <w:r w:rsidRPr="73AF3A30">
        <w:rPr>
          <w:color w:val="000000" w:themeColor="text1"/>
          <w:lang w:val="pt-BR"/>
        </w:rPr>
        <w:t xml:space="preserve">d) </w:t>
      </w:r>
      <w:ins w:author="Gislene Cristina Ehlert" w:date="2018-11-07T15:36:10.4906505" w:id="280577493">
        <w:r w:rsidRPr="73AF3A30" w:rsidR="2E455967">
          <w:rPr>
            <w:color w:val="000000" w:themeColor="text1"/>
            <w:lang w:val="pt-BR"/>
          </w:rPr>
          <w:t xml:space="preserve">a</w:t>
        </w:r>
      </w:ins>
      <w:del w:author="Gislene Cristina Ehlert" w:date="2018-11-07T15:36:10.4906505" w:id="1683916057">
        <w:r w:rsidRPr="73AF3A30" w:rsidDel="2E455967">
          <w:rPr>
            <w:color w:val="000000" w:themeColor="text1"/>
            <w:lang w:val="pt-BR"/>
          </w:rPr>
          <w:delText xml:space="preserve">A</w:delText>
        </w:r>
      </w:del>
      <w:r w:rsidRPr="73AF3A30">
        <w:rPr>
          <w:color w:val="000000" w:themeColor="text1"/>
          <w:lang w:val="pt-BR"/>
        </w:rPr>
        <w:t xml:space="preserve">vançar nas hipóteses de escrita </w:t>
      </w:r>
      <w:proofErr w:type="spellStart"/>
      <w:r w:rsidRPr="73AF3A30">
        <w:rPr>
          <w:color w:val="000000" w:themeColor="text1"/>
          <w:lang w:val="pt-BR"/>
        </w:rPr>
        <w:t>pré</w:t>
      </w:r>
      <w:proofErr w:type="spellEnd"/>
      <w:r w:rsidRPr="73AF3A30">
        <w:rPr>
          <w:color w:val="000000" w:themeColor="text1"/>
          <w:lang w:val="pt-BR"/>
        </w:rPr>
        <w:t>-silábica, silábico, silábico alfabético e alfabético utilizando tecnologias digitais com realidade aumentada;</w:t>
      </w:r>
    </w:p>
    <w:p w:rsidR="73AF3A30" w:rsidP="207F90CC" w:rsidRDefault="73AF3A30" w14:paraId="3ACDACA0" w14:textId="5DC6E625">
      <w:pPr>
        <w:pStyle w:val="Corpodetexto"/>
        <w:ind w:left="720" w:firstLine="0"/>
        <w:rPr>
          <w:lang w:val="pt-BR"/>
          <w:rPrChange w:author="Dandara Conceição Lino de Lima" w:date="2018-12-08T19:02:22.0333764" w:id="1439903247">
            <w:rPr/>
          </w:rPrChange>
        </w:rPr>
        <w:pPrChange w:author="Dandara Conceição Lino de Lima" w:date="2018-12-08T19:02:22.0333764" w:id="1572736213">
          <w:pPr>
            <w:pStyle w:val="Corpodetexto"/>
            <w:ind w:left="720" w:firstLine="0"/>
          </w:pPr>
        </w:pPrChange>
      </w:pPr>
      <w:del w:author="Gislene Cristina Ehlert" w:date="2018-11-07T15:36:10.4906505" w:id="645911750">
        <w:r w:rsidRPr="73AF3A30" w:rsidDel="2E455967">
          <w:rPr>
            <w:color w:val="000000" w:themeColor="text1"/>
            <w:lang w:val="pt-BR"/>
          </w:rPr>
          <w:delText xml:space="preserve">e) Compreender o uso dos tablets a favor da </w:delText>
        </w:r>
        <w:r w:rsidRPr="73AF3A30" w:rsidDel="2E455967">
          <w:rPr>
            <w:color w:val="000000" w:themeColor="text1"/>
            <w:lang w:val="pt-BR"/>
          </w:rPr>
          <w:delText>aprendizagem</w:delText>
        </w:r>
      </w:del>
      <w:del w:author="Gislene Cristina Ehlert" w:date="2018-11-07T15:36:10.4906505" w:id="1496160696">
        <w:r w:rsidRPr="73AF3A30" w:rsidDel="2E455967">
          <w:rPr>
            <w:color w:val="000000" w:themeColor="text1"/>
            <w:lang w:val="pt-BR"/>
          </w:rPr>
          <w:delText xml:space="preserve">. </w:delText>
        </w:r>
      </w:del>
    </w:p>
    <w:p w:rsidR="3F0C8BC1" w:rsidP="3F0C8BC1" w:rsidRDefault="3F0C8BC1" w14:paraId="48A819DB" w14:textId="754476C2">
      <w:pPr>
        <w:pStyle w:val="Corpodetexto"/>
        <w:ind w:left="720" w:firstLine="0"/>
        <w:rPr>
          <w:color w:val="34313A"/>
          <w:sz w:val="27"/>
          <w:szCs w:val="27"/>
          <w:lang w:val="pt-BR"/>
        </w:rPr>
      </w:pPr>
    </w:p>
    <w:p w:rsidR="00542AD1" w:rsidP="7999C234" w:rsidRDefault="7999C234" w14:paraId="6214E9F7" w14:textId="258203C6">
      <w:pPr>
        <w:pStyle w:val="Ttulo2"/>
        <w:rPr>
          <w:lang w:val="pt-BR"/>
        </w:rPr>
      </w:pPr>
      <w:r>
        <w:rPr/>
        <w:t xml:space="preserve">Público-alvo: </w:t>
      </w:r>
    </w:p>
    <w:p w:rsidR="37D21155" w:rsidP="69488777" w:rsidRDefault="69488777" w14:paraId="6B9336AF" w14:textId="6A390B59">
      <w:pPr>
        <w:pStyle w:val="Corpodetexto"/>
        <w:rPr>
          <w:lang w:val="pt-BR"/>
        </w:rPr>
      </w:pPr>
      <w:del w:author="Mauricio Capobianco Lopes" w:date="2018-11-06T15:35:00Z" w:id="16">
        <w:r w:rsidRPr="69488777" w:rsidDel="007B7ED7">
          <w:rPr>
            <w:lang w:val="pt-BR"/>
          </w:rPr>
          <w:lastRenderedPageBreak/>
          <w:delText xml:space="preserve"> </w:delText>
        </w:r>
      </w:del>
      <w:r w:rsidRPr="69488777">
        <w:rPr>
          <w:lang w:val="pt-BR"/>
        </w:rPr>
        <w:t xml:space="preserve">Optamos pelo 2º e 3º ano do Ensino Fundamental, pois estão em fase de alfabetização e ao analisar a BNCC averiguamos que as habilidades de aprendizagem de ciências da natureza estão relacionadas com as características dos animais. </w:t>
      </w:r>
    </w:p>
    <w:p w:rsidRPr="00743538" w:rsidR="00DA0175" w:rsidP="00542AD1" w:rsidRDefault="00DA0175" w14:paraId="3FB53194" w14:textId="77777777">
      <w:pPr>
        <w:pStyle w:val="Corpodetexto"/>
        <w:rPr>
          <w:lang w:val="pt-BR"/>
        </w:rPr>
      </w:pPr>
    </w:p>
    <w:p w:rsidR="0001486F" w:rsidP="0001486F" w:rsidRDefault="64869FD6" w14:paraId="4623B9C4" w14:textId="1C69B484">
      <w:pPr>
        <w:pStyle w:val="Ttulo1"/>
      </w:pPr>
      <w:r>
        <w:t xml:space="preserve">FUNDAMENTAÇÃO TEÓRICA  </w:t>
      </w:r>
    </w:p>
    <w:p w:rsidR="69488777" w:rsidP="64869FD6" w:rsidRDefault="64869FD6" w14:paraId="4C58A642" w14:textId="2C056DCC" w14:noSpellErr="1">
      <w:pPr>
        <w:pStyle w:val="Corpodetexto"/>
        <w:ind w:firstLine="432"/>
        <w:rPr>
          <w:ins w:author="Dandara Conceição Lino de Lima" w:date="2018-12-09T12:18:25.0262459" w:id="658381190"/>
          <w:lang w:val="pt-BR"/>
        </w:rPr>
      </w:pPr>
      <w:r w:rsidRPr="64869FD6">
        <w:rPr>
          <w:lang w:val="pt-BR"/>
        </w:rPr>
        <w:t xml:space="preserve">Esse trabalho relata os conceitos de alfabetização, letramento e ciências da natureza expostas no jogo desenvolvido pelas autoras, bem como o entendimento e os benefícios de utilizar jogos e tecnologias digitais, mais precisamente os dispositivos móveis (tablets) com o recurso da realidade aumentada, que trabalham as habilidades de aprendizagem e alfabetização com o lúdico na educação fundamental. </w:t>
      </w:r>
      <w:ins w:author="Gislene Cristina Ehlert" w:date="2018-12-08T18:03:31.1342355" w:id="775817263">
        <w:r w:rsidRPr="3A5EA866" w:rsidR="3A5EA866">
          <w:rPr>
            <w:lang w:val="pt-BR"/>
            <w:rPrChange w:author="Gislene Cristina Ehlert" w:date="2018-12-08T18:03:31.1342355" w:id="1447609125">
              <w:rPr/>
            </w:rPrChange>
          </w:rPr>
          <w:t>O</w:t>
        </w:r>
      </w:ins>
      <w:ins w:author="Dandara Conceição Lino de Lima" w:date="2018-12-08T18:04:01.4616499" w:id="1532802707">
        <w:r w:rsidRPr="3A5EA866" w:rsidR="3A5EA866">
          <w:rPr>
            <w:lang w:val="pt-BR"/>
            <w:rPrChange w:author="Gislene Cristina Ehlert" w:date="2018-12-08T18:03:31.1342355" w:id="590232051">
              <w:rPr/>
            </w:rPrChange>
          </w:rPr>
          <w:t xml:space="preserve"> jogo propõe auxiliar no avanço dessas hipóteses </w:t>
        </w:r>
      </w:ins>
      <w:ins w:author="Vanessa Cristina Viebrantz" w:date="2018-12-09T15:24:11.9067289" w:id="33196071">
        <w:r w:rsidRPr="3A5EA866" w:rsidR="3A5EA866">
          <w:rPr>
            <w:lang w:val="pt-BR"/>
            <w:rPrChange w:author="Gislene Cristina Ehlert" w:date="2018-12-08T18:03:31.1342355" w:id="1596707990">
              <w:rPr/>
            </w:rPrChange>
          </w:rPr>
          <w:t xml:space="preserve">e aprimorar</w:t>
        </w:r>
      </w:ins>
      <w:ins w:author="Dandara Conceição Lino de Lima" w:date="2018-12-08T18:04:01.4616499" w:id="825856269">
        <w:del w:author="Vanessa Cristina Viebrantz" w:date="2018-12-09T15:23:41.8722243" w:id="201431125">
          <w:r w:rsidRPr="3A5EA866" w:rsidDel="0E3CB780" w:rsidR="3A5EA866">
            <w:rPr>
              <w:lang w:val="pt-BR"/>
              <w:rPrChange w:author="Gislene Cristina Ehlert" w:date="2018-12-08T18:03:31.1342355" w:id="1440289946">
                <w:rPr/>
              </w:rPrChange>
            </w:rPr>
            <w:delText xml:space="preserve">e a aprimorar</w:delText>
          </w:r>
        </w:del>
        <w:r w:rsidRPr="3A5EA866" w:rsidR="3A5EA866">
          <w:rPr>
            <w:lang w:val="pt-BR"/>
            <w:rPrChange w:author="Gislene Cristina Ehlert" w:date="2018-12-08T18:03:31.1342355" w:id="646724061">
              <w:rPr/>
            </w:rPrChange>
          </w:rPr>
          <w:t xml:space="preserve"> a escrita alfabética das crianças que estão se alfabetizando, possibilitando que os estudantes reflitam sobre a escrita da palavra de forma divertida.</w:t>
        </w:r>
      </w:ins>
      <w:r w:rsidRPr="64869FD6">
        <w:rPr>
          <w:lang w:val="pt-BR"/>
        </w:rPr>
        <w:t xml:space="preserve"> </w:t>
      </w:r>
      <w:ins w:author="Gislene Cristina Ehlert" w:date="2018-12-08T18:03:31.1342355" w:id="2035089752">
        <w:r w:rsidRPr="64869FD6" w:rsidR="3A5EA866">
          <w:rPr>
            <w:lang w:val="pt-BR"/>
          </w:rPr>
          <w:t xml:space="preserve"> </w:t>
        </w:r>
      </w:ins>
    </w:p>
    <w:p w:rsidR="552B6C3E" w:rsidP="552B6C3E" w:rsidRDefault="552B6C3E" w14:noSpellErr="1" w14:paraId="18B02282" w14:textId="0EAC635C">
      <w:pPr>
        <w:pStyle w:val="Corpodetexto"/>
        <w:ind w:firstLine="432"/>
        <w:rPr>
          <w:lang w:val="pt-BR"/>
          <w:rPrChange w:author="Dandara Conceição Lino de Lima" w:date="2018-12-09T12:18:25.0262459" w:id="816745236">
            <w:rPr/>
          </w:rPrChange>
        </w:rPr>
        <w:pPrChange w:author="Dandara Conceição Lino de Lima" w:date="2018-12-09T12:18:25.0262459" w:id="1332982881">
          <w:pPr/>
        </w:pPrChange>
      </w:pPr>
    </w:p>
    <w:p w:rsidR="69488777" w:rsidP="69488777" w:rsidRDefault="69488777" w14:textId="634536EA" w14:paraId="02BE7C59" w14:noSpellErr="1">
      <w:pPr>
        <w:pStyle w:val="Ttulo2"/>
        <w:rPr>
          <w:lang w:val="pt-BR"/>
          <w:rPrChange w:author="Dandara Conceição Lino de Lima" w:date="2018-12-08T20:59:17.3975531" w:id="1434916981">
            <w:rPr/>
          </w:rPrChange>
        </w:rPr>
      </w:pPr>
      <w:r w:rsidRPr="69488777">
        <w:rPr>
          <w:lang w:val="pt-BR"/>
        </w:rPr>
        <w:t>ALFABETIZAÇÃO E LETRAMENTO</w:t>
      </w:r>
    </w:p>
    <w:p w:rsidR="69488777" w:rsidDel="60955E0F" w:rsidP="69488777" w:rsidRDefault="69488777" w14:textId="10319C78" w14:noSpellErr="1" w14:paraId="6A512EB7">
      <w:pPr>
        <w:pStyle w:val="Ttulo2"/>
        <w:rPr>
          <w:del w:author="Gislene Cristina Ehlert" w:date="2018-12-01T19:28:04.879221" w:id="1116639832"/>
          <w:lang w:val="pt-BR"/>
          <w:rPrChange w:author="Gislene Cristina Ehlert" w:date="2018-12-01T19:27:34.1546624" w:id="1592808228">
            <w:rPr/>
          </w:rPrChange>
        </w:rPr>
      </w:pPr>
    </w:p>
    <w:p w:rsidR="60955E0F" w:rsidDel="4944A3E6" w:rsidP="60955E0F" w:rsidRDefault="60955E0F" w14:noSpellErr="1" w14:paraId="1544D83A">
      <w:pPr>
        <w:pStyle w:val="Ttulo2"/>
        <w:numPr>
          <w:numId w:val="0"/>
        </w:numPr>
        <w:ind w:left="0"/>
        <w:rPr>
          <w:del w:author="Gislene Cristina Ehlert" w:date="2018-12-01T19:28:35.096292" w:id="1580607065"/>
          <w:lang w:val="pt-BR"/>
          <w:rPrChange w:author="Gislene Cristina Ehlert" w:date="2018-12-01T19:28:04.879221" w:id="1891342872">
            <w:rPr/>
          </w:rPrChange>
        </w:rPr>
        <w:pPrChange w:author="Gislene Cristina Ehlert" w:date="2018-12-01T19:28:04.879221" w:id="1143311903">
          <w:pPr/>
        </w:pPrChange>
      </w:pPr>
    </w:p>
    <w:p w:rsidR="4944A3E6" w:rsidP="4EEA89B7" w:rsidRDefault="4944A3E6" w14:paraId="432A9FE9" w14:textId="50A0B3D4" w14:noSpellErr="1">
      <w:pPr>
        <w:pStyle w:val="Normal"/>
        <w:spacing w:line="360" w:lineRule="auto"/>
        <w:ind w:left="360" w:firstLine="216"/>
        <w:jc w:val="both"/>
        <w:rPr>
          <w:noProof w:val="0"/>
          <w:sz w:val="24"/>
          <w:szCs w:val="24"/>
          <w:lang w:val="pt-BR"/>
          <w:rPrChange w:author="Dandara Conceição Lino de Lima" w:date="2018-12-08T18:16:08.2964316" w:id="553465599">
            <w:rPr/>
          </w:rPrChange>
        </w:rPr>
        <w:pPrChange w:author="Dandara Conceição Lino de Lima" w:date="2018-12-08T18:16:08.2964316" w:id="1177336537">
          <w:pPr/>
        </w:pPrChange>
      </w:pPr>
      <w:ins w:author="Gislene Cristina Ehlert" w:date="2018-12-01T19:28:35.096292" w:id="303135833">
        <w:r w:rsidRPr="4944A3E6" w:rsidR="4944A3E6">
          <w:rPr>
            <w:noProof w:val="0"/>
            <w:sz w:val="24"/>
            <w:szCs w:val="24"/>
            <w:lang w:val="pt-BR"/>
            <w:rPrChange w:author="Gislene Cristina Ehlert" w:date="2018-12-01T19:28:35.096292" w:id="294245257">
              <w:rPr/>
            </w:rPrChange>
          </w:rPr>
          <w:t>Durante o 1º, 2º e 3º ano do ensino fundamental, também denominado como anos iniciais, é a fase em que as crianças estão se alfabetizando, ou seja, estão entrando no mundo das palavras, aprendendo a ler e a escrever, como usá-las e sua função social. Esse conceito se assemelha a alfabetização em conjunto ao letramento, sendo um processo que se desenvolve ao nascer e vai ampliando-se ao longo da vida. Soares (2001) relata que alfabetização é tornar-se capaz de ler e escrever, e letramento é o estado de quem cultiva e exerce as práticas sociais que usam a escrita e a leitura.</w:t>
        </w:r>
      </w:ins>
    </w:p>
    <w:p w:rsidR="69488777" w:rsidDel="31831CFD" w:rsidP="28D44647" w:rsidRDefault="28D44647" w14:paraId="54446C47" w14:textId="67E3EAF8">
      <w:pPr>
        <w:spacing w:line="360" w:lineRule="auto"/>
        <w:ind w:firstLine="576"/>
        <w:jc w:val="both"/>
        <w:rPr>
          <w:del w:author="Gislene Cristina Ehlert" w:date="2018-12-01T19:24:14.0376422" w:id="1807227910"/>
          <w:lang w:val="pt-BR"/>
        </w:rPr>
      </w:pPr>
      <w:del w:author="Gislene Cristina Ehlert" w:date="2018-12-01T19:24:14.0376422" w:id="479304330">
        <w:r w:rsidRPr="28D44647" w:rsidDel="31831CFD">
          <w:rPr>
            <w:color w:val="000000" w:themeColor="text1"/>
            <w:sz w:val="24"/>
            <w:szCs w:val="24"/>
            <w:lang w:val="pt-BR"/>
          </w:rPr>
          <w:delText xml:space="preserve">Durante o 1°, 2° e 3° ano do ensino fundamental, também denominado de anos </w:delText>
        </w:r>
        <w:r w:rsidRPr="28D44647" w:rsidDel="31831CFD">
          <w:rPr>
            <w:color w:val="000000" w:themeColor="text1"/>
            <w:sz w:val="24"/>
            <w:szCs w:val="24"/>
            <w:lang w:val="pt-BR"/>
          </w:rPr>
          <w:delText>iniciais, é o período</w:delText>
        </w:r>
      </w:del>
      <w:del w:author="Gislene Cristina Ehlert" w:date="2018-12-01T19:24:14.0376422" w:id="2075350624">
        <w:r w:rsidRPr="28D44647" w:rsidDel="31831CFD">
          <w:rPr>
            <w:color w:val="000000" w:themeColor="text1"/>
            <w:sz w:val="24"/>
            <w:szCs w:val="24"/>
            <w:lang w:val="pt-BR"/>
          </w:rPr>
          <w:delText xml:space="preserve"> em que as crianças estão se alfabetizando, ou seja, adentrando ao mundo das palavras, aprendendo a ler e escrever, como </w:delText>
        </w:r>
        <w:r w:rsidRPr="007B7ED7" w:rsidDel="31831CFD">
          <w:rPr>
            <w:color w:val="000000" w:themeColor="text1"/>
            <w:sz w:val="24"/>
            <w:szCs w:val="24"/>
            <w:highlight w:val="yellow"/>
            <w:lang w:val="pt-BR"/>
            <w:rPrChange w:author="Mauricio Capobianco Lopes" w:date="2018-11-06T15:36:00Z" w:id="18">
              <w:rPr>
                <w:color w:val="000000" w:themeColor="text1"/>
                <w:sz w:val="24"/>
                <w:szCs w:val="24"/>
                <w:lang w:val="pt-BR"/>
              </w:rPr>
            </w:rPrChange>
          </w:rPr>
          <w:delText>usa</w:delText>
        </w:r>
        <w:r w:rsidRPr="28D44647" w:rsidDel="31831CFD">
          <w:rPr>
            <w:color w:val="000000" w:themeColor="text1"/>
            <w:sz w:val="24"/>
            <w:szCs w:val="24"/>
            <w:lang w:val="pt-BR"/>
          </w:rPr>
          <w:delText xml:space="preserve">-las e sua função </w:delText>
        </w:r>
        <w:r w:rsidRPr="28D44647" w:rsidDel="31831CFD">
          <w:rPr>
            <w:color w:val="000000" w:themeColor="text1"/>
            <w:sz w:val="24"/>
            <w:szCs w:val="24"/>
            <w:lang w:val="pt-BR"/>
          </w:rPr>
          <w:delText xml:space="preserve">social, esse </w:delText>
        </w:r>
      </w:del>
      <w:del w:author="Gislene Cristina Ehlert" w:date="2018-12-01T19:24:14.0376422" w:id="1811537413">
        <w:r w:rsidRPr="28D44647" w:rsidDel="31831CFD">
          <w:rPr>
            <w:color w:val="000000" w:themeColor="text1"/>
            <w:sz w:val="24"/>
            <w:szCs w:val="24"/>
            <w:lang w:val="pt-BR"/>
          </w:rPr>
          <w:delText xml:space="preserve">conceito se </w:delText>
        </w:r>
        <w:r w:rsidRPr="28D44647" w:rsidDel="31831CFD">
          <w:rPr>
            <w:color w:val="000000" w:themeColor="text1"/>
            <w:sz w:val="24"/>
            <w:szCs w:val="24"/>
            <w:lang w:val="pt-BR"/>
          </w:rPr>
          <w:delText xml:space="preserve">assimila </w:delText>
        </w:r>
      </w:del>
      <w:del w:author="Gislene Cristina Ehlert" w:date="2018-12-01T19:24:14.0376422" w:id="52801941">
        <w:r w:rsidRPr="28D44647" w:rsidDel="31831CFD">
          <w:rPr>
            <w:color w:val="000000" w:themeColor="text1"/>
            <w:sz w:val="24"/>
            <w:szCs w:val="24"/>
            <w:lang w:val="pt-BR"/>
          </w:rPr>
          <w:delText>ao de alfabetização em conjunto ao letramento, sendo um processo que se desenvolve ao nascer e vai ampliando-se ao longo da vida</w:delText>
        </w:r>
        <w:r w:rsidRPr="28D44647" w:rsidDel="31831CFD">
          <w:rPr>
            <w:color w:val="000000" w:themeColor="text1"/>
            <w:sz w:val="24"/>
            <w:szCs w:val="24"/>
            <w:lang w:val="pt-BR"/>
          </w:rPr>
          <w:delText>, quanto a alfabetização e letramento</w:delText>
        </w:r>
      </w:del>
      <w:del w:author="Gislene Cristina Ehlert" w:date="2018-12-01T19:24:14.0376422" w:id="1111203356">
        <w:r w:rsidRPr="28D44647" w:rsidDel="31831CFD">
          <w:rPr>
            <w:color w:val="000000" w:themeColor="text1"/>
            <w:sz w:val="24"/>
            <w:szCs w:val="24"/>
            <w:lang w:val="pt-BR"/>
          </w:rPr>
          <w:delText>,</w:delText>
        </w:r>
      </w:del>
      <w:del w:author="Gislene Cristina Ehlert" w:date="2018-12-01T19:24:14.0376422" w:id="1516596528">
        <w:r w:rsidRPr="28D44647" w:rsidDel="31831CFD">
          <w:rPr>
            <w:color w:val="000000" w:themeColor="text1"/>
            <w:sz w:val="24"/>
            <w:szCs w:val="24"/>
            <w:lang w:val="pt-BR"/>
          </w:rPr>
          <w:delText xml:space="preserve"> Soares (2001) relata que alfabetização é tornar-se capaz de ler e escrever, e letramento é o estado de quem cultiva e exerce as práticas sociais que usam a escrita e a leitura.</w:delText>
        </w:r>
      </w:del>
    </w:p>
    <w:p w:rsidR="31831CFD" w:rsidDel="339CFC3F" w:rsidP="31831CFD" w:rsidRDefault="31831CFD" w14:paraId="2D1AA584" w14:textId="6D539705">
      <w:pPr>
        <w:pStyle w:val="Normal"/>
        <w:spacing w:line="360" w:lineRule="auto"/>
        <w:ind w:firstLine="576"/>
        <w:jc w:val="both"/>
        <w:rPr>
          <w:del w:author="Gislene Cristina Ehlert" w:date="2018-12-01T19:25:49.6102762" w:id="1636454135"/>
        </w:rPr>
        <w:pPrChange w:author="Gislene Cristina Ehlert" w:date="2018-12-01T19:24:14.0376422" w:id="1230122995">
          <w:pPr/>
        </w:pPrChange>
      </w:pPr>
    </w:p>
    <w:p w:rsidR="339CFC3F" w:rsidDel="6CA30155" w:rsidP="339CFC3F" w:rsidRDefault="339CFC3F" w14:paraId="0D7042B6" w14:noSpellErr="1" w14:textId="285E2E5B">
      <w:pPr>
        <w:spacing w:line="360" w:lineRule="auto"/>
        <w:ind w:firstLine="576"/>
        <w:jc w:val="both"/>
        <w:rPr>
          <w:del w:author="Gislene Cristina Ehlert" w:date="2018-12-02T19:31:00.0675507" w:id="26510281"/>
          <w:color w:val="000000" w:themeColor="text1" w:themeTint="FF" w:themeShade="FF"/>
          <w:sz w:val="24"/>
          <w:szCs w:val="24"/>
          <w:lang w:val="pt-BR"/>
          <w:rPrChange w:author="Gislene Cristina Ehlert" w:date="2018-12-01T19:25:49.6102762" w:id="1366498308">
            <w:rPr/>
          </w:rPrChange>
        </w:rPr>
        <w:pPrChange w:author="Gislene Cristina Ehlert" w:date="2018-12-01T19:25:49.6102762" w:id="400265189">
          <w:pPr/>
        </w:pPrChange>
      </w:pPr>
    </w:p>
    <w:p w:rsidR="69488777" w:rsidDel="78A959B0" w:rsidP="268F7115" w:rsidRDefault="28D44647" w14:noSpellErr="1" w14:paraId="263269A3" w14:textId="3E6264E2">
      <w:pPr>
        <w:pStyle w:val="Normal"/>
        <w:spacing w:line="240" w:lineRule="auto"/>
        <w:ind w:left="2880" w:firstLine="576"/>
        <w:jc w:val="both"/>
        <w:rPr>
          <w:ins w:author="Gislene Cristina Ehlert" w:date="2018-12-02T19:37:34.569377" w:id="1509285872"/>
          <w:del w:author="Dandara Conceição Lino de Lima" w:date="2018-12-08T19:42:03.5462731" w:id="142322016"/>
          <w:sz w:val="20"/>
          <w:szCs w:val="20"/>
          <w:lang w:val="pt-BR"/>
          <w:rPrChange w:author="Gislene Cristina Ehlert" w:date="2018-12-02T19:37:34.569377" w:id="1762856197">
            <w:rPr/>
          </w:rPrChange>
        </w:rPr>
        <w:pPrChange w:author="Gislene Cristina Ehlert" w:date="2018-12-02T19:37:34.569377" w:id="1554935526">
          <w:pPr>
            <w:ind w:left="2268"/>
            <w:jc w:val="both"/>
          </w:pPr>
        </w:pPrChange>
      </w:pPr>
      <w:del w:author="Dandara Conceição Lino de Lima" w:date="2018-12-08T19:42:03.5462731" w:id="228252708">
        <w:r w:rsidRPr="28D44647" w:rsidDel="78A959B0">
          <w:rPr>
            <w:sz w:val="20"/>
            <w:szCs w:val="20"/>
            <w:lang w:val="pt-BR"/>
          </w:rPr>
          <w:delText xml:space="preserve"/>
        </w:r>
      </w:del>
    </w:p>
    <w:p w:rsidR="69488777" w:rsidDel="4BCFC60E" w:rsidP="27CD20F4" w:rsidRDefault="28D44647" w14:paraId="1313A89A" w14:textId="155D5B2E" w14:noSpellErr="1">
      <w:pPr>
        <w:pStyle w:val="Normal"/>
        <w:spacing w:line="240" w:lineRule="auto"/>
        <w:ind w:left="2880" w:firstLine="0"/>
        <w:jc w:val="both"/>
        <w:rPr>
          <w:del w:author="Dandara Conceição Lino de Lima" w:date="2018-12-08T19:41:33.0105923" w:id="1271907854"/>
          <w:sz w:val="20"/>
          <w:szCs w:val="20"/>
          <w:lang w:val="pt-BR"/>
          <w:rPrChange w:author="Gislene Cristina Ehlert" w:date="2018-12-08T18:33:19.0646912" w:id="495636004">
            <w:rPr/>
          </w:rPrChange>
        </w:rPr>
        <w:pPrChange w:author="Gislene Cristina Ehlert" w:date="2018-12-08T18:33:19.0646912" w:id="1554935526">
          <w:pPr>
            <w:ind w:left="2268"/>
            <w:jc w:val="both"/>
          </w:pPr>
        </w:pPrChange>
      </w:pPr>
      <w:r w:rsidRPr="28D44647">
        <w:rPr>
          <w:sz w:val="20"/>
          <w:szCs w:val="20"/>
          <w:lang w:val="pt-BR"/>
        </w:rPr>
        <w:t xml:space="preserve">[...] ler e escrever significam o domínio da “mecânica” da língua escrita; nesta perspectiva, alfabetizar-se significa adquirir a habilidade de codificar a língua oral em língua escrita (escrever) e de decodificar a língua escrita em língua oral (ler). A alfabetização seria um processo de representação de fonemas em grafemas (escrever) e de grafemas em fonemas (ler); [...] ler e escrever significam apreensão e compreensão de significados expressos em língua escrita (ler) ou expressão de significados por meio da língua escrita (escrever); nesta perspectiva, a alfabetização seria um processo de compreensão/expressão de significados, (SOARES, 1985, </w:t>
      </w:r>
      <w:ins w:author="Gislene Cristina Ehlert" w:date="2018-12-01T19:29:40.5571993" w:id="1216853852">
        <w:r w:rsidRPr="28D44647" w:rsidR="4887B75C">
          <w:rPr>
            <w:sz w:val="20"/>
            <w:szCs w:val="20"/>
            <w:lang w:val="pt-BR"/>
          </w:rPr>
          <w:t xml:space="preserve">p</w:t>
        </w:r>
      </w:ins>
      <w:ins w:author="Gislene Cristina Ehlert" w:date="2018-12-02T19:32:00.6382955" w:id="610154202">
        <w:r w:rsidRPr="28D44647" w:rsidR="62717F87">
          <w:rPr>
            <w:sz w:val="20"/>
            <w:szCs w:val="20"/>
            <w:lang w:val="pt-BR"/>
          </w:rPr>
          <w:t xml:space="preserve">. 20</w:t>
        </w:r>
      </w:ins>
      <w:ins w:author="Dandara Conceição Lino de Lima" w:date="2018-12-08T18:32:18.5724332" w:id="1286005397">
        <w:del w:author="Gislene Cristina Ehlert" w:date="2018-12-08T18:33:19.0646912" w:id="781406639">
          <w:r w:rsidRPr="28D44647" w:rsidDel="27CD20F4" w:rsidR="251EDAB5">
            <w:rPr>
              <w:sz w:val="20"/>
              <w:szCs w:val="20"/>
              <w:lang w:val="pt-BR"/>
            </w:rPr>
            <w:delText xml:space="preserve">)</w:delText>
          </w:r>
        </w:del>
      </w:ins>
      <w:del w:author="Gislene Cristina Ehlert" w:date="2018-12-01T19:29:40.5571993" w:id="1258245022">
        <w:r w:rsidRPr="28D44647" w:rsidDel="4887B75C">
          <w:rPr>
            <w:sz w:val="20"/>
            <w:szCs w:val="20"/>
            <w:lang w:val="pt-BR"/>
          </w:rPr>
          <w:delText>P</w:delText>
        </w:r>
      </w:del>
      <w:ins w:author="Dandara Conceição Lino de Lima" w:date="2018-12-08T19:42:03.5462731" w:id="1393639861">
        <w:r w:rsidRPr="78A959B0" w:rsidR="78A959B0">
          <w:rPr>
            <w:sz w:val="20"/>
            <w:szCs w:val="20"/>
            <w:lang w:val="pt-BR"/>
            <w:rPrChange w:author="Dandara Conceição Lino de Lima" w:date="2018-12-08T19:42:03.5462731" w:id="872969918">
              <w:rPr/>
            </w:rPrChange>
          </w:rPr>
          <w:t>)</w:t>
        </w:r>
      </w:ins>
      <w:r w:rsidR="00C16795">
        <w:rPr>
          <w:rStyle w:val="Refdecomentrio"/>
        </w:rPr>
      </w:r>
      <w:del w:author="Gislene Cristina Ehlert" w:date="2018-12-01T19:29:40.5571993" w:id="408648200">
        <w:r w:rsidRPr="28D44647" w:rsidDel="4887B75C">
          <w:rPr>
            <w:sz w:val="20"/>
            <w:szCs w:val="20"/>
            <w:lang w:val="pt-BR"/>
          </w:rPr>
          <w:delText>.20)</w:delText>
        </w:r>
      </w:del>
      <w:del w:author="Gislene Cristina Ehlert" w:date="2018-12-02T19:32:00.6382955" w:id="758381383">
        <w:r w:rsidRPr="28D44647" w:rsidDel="62717F87">
          <w:rPr>
            <w:lang w:val="pt-BR"/>
          </w:rPr>
          <w:delText>.</w:delText>
        </w:r>
      </w:del>
    </w:p>
    <w:p w:rsidR="268F7115" w:rsidDel="78A959B0" w:rsidP="4BCFC60E" w:rsidRDefault="268F7115" w14:paraId="0633392D" w14:textId="6CF34ED6" w14:noSpellErr="1">
      <w:pPr>
        <w:pStyle w:val="Normal"/>
        <w:spacing w:line="240" w:lineRule="auto"/>
        <w:ind w:left="2880" w:firstLine="0"/>
        <w:jc w:val="both"/>
        <w:rPr>
          <w:del w:author="Dandara Conceição Lino de Lima" w:date="2018-12-08T19:42:03.5462731" w:id="323827664"/>
          <w:sz w:val="20"/>
          <w:szCs w:val="20"/>
          <w:lang w:val="pt-BR"/>
          <w:rPrChange w:author="Dandara Conceição Lino de Lima" w:date="2018-12-08T19:41:33.0105923" w:id="2134930628">
            <w:rPr/>
          </w:rPrChange>
        </w:rPr>
        <w:pPrChange w:author="Dandara Conceição Lino de Lima" w:date="2018-12-08T19:41:33.0105923" w:id="5245274">
          <w:pPr/>
        </w:pPrChange>
      </w:pPr>
    </w:p>
    <w:p w:rsidR="78A959B0" w:rsidP="678BA8A9" w:rsidRDefault="78A959B0" w14:paraId="13EF6814" w14:textId="32168E0F" w14:noSpellErr="1">
      <w:pPr>
        <w:pStyle w:val="Normal"/>
        <w:bidi w:val="0"/>
        <w:spacing w:before="0" w:beforeAutospacing="off" w:after="0" w:afterAutospacing="off" w:line="240" w:lineRule="auto"/>
        <w:ind w:left="2880" w:right="0"/>
        <w:jc w:val="both"/>
        <w:rPr>
          <w:sz w:val="20"/>
          <w:szCs w:val="20"/>
          <w:lang w:val="pt-BR"/>
          <w:rPrChange w:author="Leticia de Carvalho" w:date="2018-12-10T05:22:04.0584871" w:id="2088577820">
            <w:rPr/>
          </w:rPrChange>
        </w:rPr>
        <w:pPrChange w:author="Leticia de Carvalho" w:date="2018-12-10T05:22:04.0584871" w:id="534014164">
          <w:pPr/>
        </w:pPrChange>
      </w:pPr>
    </w:p>
    <w:p w:rsidR="28D44647" w:rsidDel="6C8074C6" w:rsidP="28D44647" w:rsidRDefault="28D44647" w14:paraId="4C914365" w14:textId="73102509">
      <w:pPr>
        <w:spacing w:line="360" w:lineRule="auto"/>
        <w:ind w:firstLine="567"/>
        <w:jc w:val="both"/>
        <w:rPr>
          <w:del w:author="Gislene Cristina Ehlert" w:date="2018-12-02T19:28:58.8412651" w:id="440394578"/>
          <w:lang w:val="pt-BR"/>
        </w:rPr>
      </w:pPr>
      <w:del w:author="Gislene Cristina Ehlert" w:date="2018-12-02T19:28:58.8412651" w:id="443402111">
        <w:r w:rsidRPr="28D44647" w:rsidDel="6C8074C6">
          <w:rPr>
            <w:sz w:val="24"/>
            <w:szCs w:val="24"/>
            <w:lang w:val="pt-BR"/>
          </w:rPr>
          <w:delText>Cada estudante tem suas especificidades</w:delText>
        </w:r>
        <w:r w:rsidRPr="28D44647" w:rsidDel="6C8074C6">
          <w:rPr>
            <w:sz w:val="24"/>
            <w:szCs w:val="24"/>
            <w:lang w:val="pt-BR"/>
          </w:rPr>
          <w:delText>,</w:delText>
        </w:r>
      </w:del>
      <w:del w:author="Gislene Cristina Ehlert" w:date="2018-12-02T19:28:58.8412651" w:id="302635284">
        <w:r w:rsidRPr="28D44647" w:rsidDel="6C8074C6">
          <w:rPr>
            <w:sz w:val="24"/>
            <w:szCs w:val="24"/>
            <w:lang w:val="pt-BR"/>
          </w:rPr>
          <w:delText xml:space="preserve"> e no processo de aquisição da escrita e da leitura não é diferente, o professor é responsável por acompanhar o desenvolvimento de cada educando, por isso é importante avaliar e pensar estratégias diferentes para trabalhar com as variadas hipóteses que existem em uma sala de </w:delText>
        </w:r>
        <w:r w:rsidRPr="28D44647" w:rsidDel="6C8074C6">
          <w:rPr>
            <w:sz w:val="24"/>
            <w:szCs w:val="24"/>
            <w:lang w:val="pt-BR"/>
          </w:rPr>
          <w:delText>aula</w:delText>
        </w:r>
      </w:del>
      <w:del w:author="Gislene Cristina Ehlert" w:date="2018-12-02T19:28:58.8412651" w:id="548444010">
        <w:r w:rsidRPr="28D44647" w:rsidDel="6C8074C6">
          <w:rPr>
            <w:sz w:val="24"/>
            <w:szCs w:val="24"/>
            <w:lang w:val="pt-BR"/>
          </w:rPr>
          <w:delText xml:space="preserve">. </w:delText>
        </w:r>
      </w:del>
    </w:p>
    <w:p w:rsidR="6C8074C6" w:rsidP="6C8074C6" w:rsidRDefault="6C8074C6" w14:paraId="4828B7A6" w14:textId="568A1585">
      <w:pPr>
        <w:pStyle w:val="Normal"/>
        <w:spacing w:line="360" w:lineRule="auto"/>
        <w:ind w:firstLine="567"/>
        <w:jc w:val="both"/>
        <w:pPrChange w:author="Gislene Cristina Ehlert" w:date="2018-12-02T19:28:58.8412651" w:id="2019279365">
          <w:pPr/>
        </w:pPrChange>
      </w:pPr>
      <w:ins w:author="Gislene Cristina Ehlert" w:date="2018-12-02T19:28:58.8412651" w:id="123781686">
        <w:r w:rsidRPr="6C8074C6" w:rsidR="6C8074C6">
          <w:rPr>
            <w:rFonts w:ascii="Times New Roman" w:hAnsi="Times New Roman" w:eastAsia="Times New Roman" w:cs="Times New Roman"/>
            <w:noProof w:val="0"/>
            <w:sz w:val="24"/>
            <w:szCs w:val="24"/>
            <w:lang w:val="pt-BR"/>
            <w:rPrChange w:author="Gislene Cristina Ehlert" w:date="2018-12-02T19:28:58.8412651" w:id="1206551145">
              <w:rPr/>
            </w:rPrChange>
          </w:rPr>
          <w:t xml:space="preserve">Cada estudante tem sua especificidade no processo de aquisição da escrita e </w:t>
        </w:r>
        <w:r w:rsidRPr="6C8074C6" w:rsidR="6C8074C6">
          <w:rPr>
            <w:rFonts w:ascii="Times New Roman" w:hAnsi="Times New Roman" w:eastAsia="Times New Roman" w:cs="Times New Roman"/>
            <w:noProof w:val="0"/>
            <w:sz w:val="24"/>
            <w:szCs w:val="24"/>
            <w:lang w:val="pt-BR"/>
            <w:rPrChange w:author="Gislene Cristina Ehlert" w:date="2018-12-02T19:28:58.8412651" w:id="409953751">
              <w:rPr/>
            </w:rPrChange>
          </w:rPr>
          <w:t>leitura, sendo</w:t>
        </w:r>
        <w:r w:rsidRPr="6C8074C6" w:rsidR="6C8074C6">
          <w:rPr>
            <w:rFonts w:ascii="Times New Roman" w:hAnsi="Times New Roman" w:eastAsia="Times New Roman" w:cs="Times New Roman"/>
            <w:noProof w:val="0"/>
            <w:sz w:val="24"/>
            <w:szCs w:val="24"/>
            <w:lang w:val="pt-BR"/>
            <w:rPrChange w:author="Gislene Cristina Ehlert" w:date="2018-12-02T19:28:58.8412651" w:id="803310944">
              <w:rPr/>
            </w:rPrChange>
          </w:rPr>
          <w:t xml:space="preserve"> assim, o professor como mediador, deve acompanhar o desenvolvimento de cada estudante. É importante que o educador avalie e pense diversas maneiras de trabalhar com as hipóteses existentes em uma sala de aula, já que, as mesmas são representadas de formas diferentes. Segundo Ferreiro e </w:t>
        </w:r>
      </w:ins>
      <w:ins w:author="Gislene Cristina Ehlert" w:date="2018-12-02T19:28:58.8412651" w:id="1380493476">
        <w:r w:rsidRPr="6C8074C6" w:rsidR="6C8074C6">
          <w:rPr>
            <w:rFonts w:ascii="Times New Roman" w:hAnsi="Times New Roman" w:eastAsia="Times New Roman" w:cs="Times New Roman"/>
            <w:noProof w:val="0"/>
            <w:sz w:val="24"/>
            <w:szCs w:val="24"/>
            <w:lang w:val="pt-BR"/>
            <w:rPrChange w:author="Gislene Cristina Ehlert" w:date="2018-12-02T19:28:58.8412651" w:id="524576503">
              <w:rPr/>
            </w:rPrChange>
          </w:rPr>
          <w:t>Teberosky</w:t>
        </w:r>
      </w:ins>
      <w:ins w:author="Gislene Cristina Ehlert" w:date="2018-12-02T19:28:58.8412651" w:id="349719645">
        <w:r w:rsidRPr="6C8074C6" w:rsidR="6C8074C6">
          <w:rPr>
            <w:rFonts w:ascii="Times New Roman" w:hAnsi="Times New Roman" w:eastAsia="Times New Roman" w:cs="Times New Roman"/>
            <w:noProof w:val="0"/>
            <w:sz w:val="24"/>
            <w:szCs w:val="24"/>
            <w:lang w:val="pt-BR"/>
            <w:rPrChange w:author="Gislene Cristina Ehlert" w:date="2018-12-02T19:28:58.8412651" w:id="266815044">
              <w:rPr/>
            </w:rPrChange>
          </w:rPr>
          <w:t xml:space="preserve"> (1999), a evolução da escrita é marcada por cinco níveis que levarão o aprendiz a se tornar alfabético. Sendo elas, </w:t>
        </w:r>
      </w:ins>
      <w:ins w:author="Gislene Cristina Ehlert" w:date="2018-12-02T19:28:58.8412651" w:id="641411230">
        <w:proofErr w:type="spellStart"/>
        <w:r w:rsidRPr="6C8074C6" w:rsidR="6C8074C6">
          <w:rPr>
            <w:rFonts w:ascii="Times New Roman" w:hAnsi="Times New Roman" w:eastAsia="Times New Roman" w:cs="Times New Roman"/>
            <w:noProof w:val="0"/>
            <w:sz w:val="24"/>
            <w:szCs w:val="24"/>
            <w:lang w:val="pt-BR"/>
            <w:rPrChange w:author="Gislene Cristina Ehlert" w:date="2018-12-02T19:28:58.8412651" w:id="403941695">
              <w:rPr/>
            </w:rPrChange>
          </w:rPr>
          <w:t>pré</w:t>
        </w:r>
        <w:proofErr w:type="spellEnd"/>
      </w:ins>
      <w:ins w:author="Gislene Cristina Ehlert" w:date="2018-12-02T19:28:58.8412651" w:id="1364402977">
        <w:r w:rsidRPr="6C8074C6" w:rsidR="6C8074C6">
          <w:rPr>
            <w:rFonts w:ascii="Times New Roman" w:hAnsi="Times New Roman" w:eastAsia="Times New Roman" w:cs="Times New Roman"/>
            <w:noProof w:val="0"/>
            <w:sz w:val="24"/>
            <w:szCs w:val="24"/>
            <w:lang w:val="pt-BR"/>
            <w:rPrChange w:author="Gislene Cristina Ehlert" w:date="2018-12-02T19:28:58.8412651" w:id="1654104388">
              <w:rPr/>
            </w:rPrChange>
          </w:rPr>
          <w:t>-silábica um e dois, silábica, silábica alfabética e a alfabética</w:t>
        </w:r>
      </w:ins>
    </w:p>
    <w:p w:rsidR="28D44647" w:rsidP="7CA3A513" w:rsidRDefault="28D44647" w14:paraId="2BFCF30A" w14:textId="76F55D23">
      <w:pPr>
        <w:pStyle w:val="Normal"/>
        <w:spacing w:line="360" w:lineRule="auto"/>
        <w:ind w:firstLine="567"/>
        <w:jc w:val="both"/>
        <w:rPr>
          <w:lang w:val="pt-BR"/>
          <w:rPrChange w:author="Vanessa Cristina Viebrantz" w:date="2018-12-09T15:28:45.279885" w:id="413612749">
            <w:rPr/>
          </w:rPrChange>
        </w:rPr>
        <w:pPrChange w:author="Vanessa Cristina Viebrantz" w:date="2018-12-09T15:28:45.279885" w:id="1418756765">
          <w:pPr>
            <w:ind w:firstLine="567"/>
            <w:jc w:val="both"/>
          </w:pPr>
        </w:pPrChange>
      </w:pPr>
      <w:r w:rsidRPr="28D44647">
        <w:rPr>
          <w:sz w:val="24"/>
          <w:szCs w:val="24"/>
          <w:lang w:val="pt-BR"/>
        </w:rPr>
        <w:t xml:space="preserve">Cada hipótese de escrita é representada de forma diferente</w:t>
      </w:r>
      <w:ins w:author="Dandara Conceição Lino de Lima" w:date="2018-12-08T18:04:31.7248275" w:id="1260160036">
        <w:r w:rsidRPr="28D44647" w:rsidR="362B01B1">
          <w:rPr>
            <w:sz w:val="24"/>
            <w:szCs w:val="24"/>
            <w:lang w:val="pt-BR"/>
          </w:rPr>
          <w:t xml:space="preserve">.</w:t>
        </w:r>
        <w:r w:rsidRPr="28D44647">
          <w:rPr>
            <w:sz w:val="24"/>
            <w:szCs w:val="24"/>
            <w:lang w:val="pt-BR"/>
          </w:rPr>
          <w:t xml:space="preserve"> </w:t>
        </w:r>
      </w:ins>
      <w:ins w:author="Dandara Conceição Lino de Lima" w:date="2018-12-08T18:05:01.8006362" w:id="42631795">
        <w:r w:rsidRPr="28D44647" w:rsidR="225A9EDA">
          <w:rPr>
            <w:sz w:val="24"/>
            <w:szCs w:val="24"/>
            <w:lang w:val="pt-BR"/>
          </w:rPr>
          <w:t xml:space="preserve">A</w:t>
        </w:r>
      </w:ins>
      <w:ins w:author="Dandara Conceição Lino de Lima" w:date="2018-12-08T18:04:31.7248275" w:id="1953319969">
        <w:r w:rsidRPr="28D44647">
          <w:rPr>
            <w:sz w:val="24"/>
            <w:szCs w:val="24"/>
            <w:lang w:val="pt-BR"/>
          </w:rPr>
          <w:t xml:space="preserve"> criança que está na fase </w:t>
        </w:r>
      </w:ins>
      <w:proofErr w:type="spellStart"/>
      <w:r w:rsidRPr="28D44647">
        <w:rPr>
          <w:sz w:val="24"/>
          <w:szCs w:val="24"/>
          <w:lang w:val="pt-BR"/>
        </w:rPr>
        <w:t>pré</w:t>
      </w:r>
      <w:proofErr w:type="spellEnd"/>
      <w:r w:rsidRPr="28D44647">
        <w:rPr>
          <w:sz w:val="24"/>
          <w:szCs w:val="24"/>
          <w:lang w:val="pt-BR"/>
        </w:rPr>
        <w:t xml:space="preserve">-silábica não compreende completamente o código alfabético</w:t>
      </w:r>
      <w:ins w:author="Dandara Conceição Lino de Lima" w:date="2018-12-08T18:05:01.8006362" w:id="1772861625">
        <w:r w:rsidRPr="28D44647" w:rsidR="225A9EDA">
          <w:rPr>
            <w:sz w:val="24"/>
            <w:szCs w:val="24"/>
            <w:lang w:val="pt-BR"/>
          </w:rPr>
          <w:t xml:space="preserve">,</w:t>
        </w:r>
      </w:ins>
      <w:del w:author="Dandara Conceição Lino de Lima" w:date="2018-12-08T18:05:01.8006362" w:id="1582241258">
        <w:r w:rsidRPr="28D44647" w:rsidDel="225A9EDA">
          <w:rPr>
            <w:sz w:val="24"/>
            <w:szCs w:val="24"/>
            <w:lang w:val="pt-BR"/>
          </w:rPr>
          <w:delText xml:space="preserve">;</w:delText>
        </w:r>
      </w:del>
      <w:r w:rsidRPr="28D44647">
        <w:rPr>
          <w:sz w:val="24"/>
          <w:szCs w:val="24"/>
          <w:lang w:val="pt-BR"/>
        </w:rPr>
        <w:t xml:space="preserve"> </w:t>
      </w:r>
      <w:ins w:author="Dandara Conceição Lino de Lima" w:date="2018-12-08T18:05:01.8006362" w:id="425447800">
        <w:r w:rsidRPr="28D44647" w:rsidR="225A9EDA">
          <w:rPr>
            <w:sz w:val="24"/>
            <w:szCs w:val="24"/>
            <w:lang w:val="pt-BR"/>
          </w:rPr>
          <w:t xml:space="preserve">n</w:t>
        </w:r>
      </w:ins>
      <w:del w:author="Dandara Conceição Lino de Lima" w:date="2018-12-08T18:05:01.8006362" w:id="1291214423">
        <w:r w:rsidRPr="28D44647" w:rsidDel="225A9EDA">
          <w:rPr>
            <w:sz w:val="24"/>
            <w:szCs w:val="24"/>
            <w:lang w:val="pt-BR"/>
          </w:rPr>
          <w:delText>N</w:delText>
        </w:r>
      </w:del>
      <w:r w:rsidRPr="28D44647">
        <w:rPr>
          <w:sz w:val="24"/>
          <w:szCs w:val="24"/>
          <w:lang w:val="pt-BR"/>
        </w:rPr>
        <w:t>ão</w:t>
      </w:r>
      <w:ins w:author="Dandara Conceição Lino de Lima" w:date="2018-12-08T18:05:01.8006362" w:id="647350444">
        <w:r w:rsidRPr="28D44647">
          <w:rPr>
            <w:sz w:val="24"/>
            <w:szCs w:val="24"/>
            <w:lang w:val="pt-BR"/>
          </w:rPr>
          <w:t xml:space="preserve"> consegue diferenciar letra de número </w:t>
        </w:r>
        <w:r w:rsidRPr="28D44647" w:rsidR="225A9EDA">
          <w:rPr>
            <w:sz w:val="24"/>
            <w:szCs w:val="24"/>
            <w:lang w:val="pt-BR"/>
          </w:rPr>
          <w:t xml:space="preserve">e e</w:t>
        </w:r>
      </w:ins>
      <w:del w:author="Dandara Conceição Lino de Lima" w:date="2018-12-08T18:05:01.8006362" w:id="111589476">
        <w:r w:rsidRPr="28D44647" w:rsidDel="225A9EDA">
          <w:rPr>
            <w:sz w:val="24"/>
            <w:szCs w:val="24"/>
            <w:lang w:val="pt-BR"/>
          </w:rPr>
          <w:delText xml:space="preserve"> consegue diferenciar letra de número; E</w:delText>
        </w:r>
      </w:del>
      <w:r w:rsidRPr="28D44647">
        <w:rPr>
          <w:sz w:val="24"/>
          <w:szCs w:val="24"/>
          <w:lang w:val="pt-BR"/>
        </w:rPr>
        <w:t xml:space="preserve">m </w:t>
      </w:r>
      <w:r w:rsidRPr="28D44647">
        <w:rPr>
          <w:sz w:val="24"/>
          <w:szCs w:val="24"/>
          <w:lang w:val="pt-BR"/>
        </w:rPr>
        <w:t xml:space="preserve">alguns casos a criança utiliza</w:t>
      </w:r>
      <w:r w:rsidRPr="28D44647">
        <w:rPr>
          <w:sz w:val="24"/>
          <w:szCs w:val="24"/>
          <w:lang w:val="pt-BR"/>
        </w:rPr>
        <w:t xml:space="preserve"> desenhos ou garatujas para escrever</w:t>
      </w:r>
      <w:ins w:author="Dandara Conceição Lino de Lima" w:date="2018-12-08T18:05:31.8426246" w:id="1719697718">
        <w:r w:rsidRPr="28D44647" w:rsidR="66808136">
          <w:rPr>
            <w:sz w:val="24"/>
            <w:szCs w:val="24"/>
            <w:lang w:val="pt-BR"/>
          </w:rPr>
          <w:t xml:space="preserve">. Ela</w:t>
        </w:r>
      </w:ins>
      <w:del w:author="Dandara Conceição Lino de Lima" w:date="2018-12-08T18:05:31.8426246" w:id="168932080">
        <w:r w:rsidRPr="28D44647" w:rsidDel="66808136">
          <w:rPr>
            <w:sz w:val="24"/>
            <w:szCs w:val="24"/>
            <w:lang w:val="pt-BR"/>
          </w:rPr>
          <w:delText xml:space="preserve">;</w:delText>
        </w:r>
      </w:del>
      <w:r w:rsidRPr="28D44647">
        <w:rPr>
          <w:sz w:val="24"/>
          <w:szCs w:val="24"/>
          <w:lang w:val="pt-BR"/>
        </w:rPr>
        <w:t xml:space="preserve"> </w:t>
      </w:r>
      <w:ins w:author="Dandara Conceição Lino de Lima" w:date="2018-12-08T18:05:31.8426246" w:id="782632238">
        <w:r w:rsidRPr="28D44647" w:rsidR="66808136">
          <w:rPr>
            <w:sz w:val="24"/>
            <w:szCs w:val="24"/>
            <w:lang w:val="pt-BR"/>
          </w:rPr>
          <w:t xml:space="preserve">n</w:t>
        </w:r>
      </w:ins>
      <w:del w:author="Dandara Conceição Lino de Lima" w:date="2018-12-08T18:05:31.8426246" w:id="1614141841">
        <w:r w:rsidRPr="28D44647" w:rsidDel="66808136">
          <w:rPr>
            <w:sz w:val="24"/>
            <w:szCs w:val="24"/>
            <w:lang w:val="pt-BR"/>
          </w:rPr>
          <w:delText xml:space="preserve">N</w:delText>
        </w:r>
      </w:del>
      <w:r w:rsidRPr="28D44647">
        <w:rPr>
          <w:sz w:val="24"/>
          <w:szCs w:val="24"/>
          <w:lang w:val="pt-BR"/>
        </w:rPr>
        <w:t xml:space="preserve">ão faz relação das letras e s</w:t>
      </w:r>
      <w:ins w:author="Vanessa Cristina Viebrantz" w:date="2018-12-09T15:28:45.279885" w:id="712095656">
        <w:r w:rsidRPr="28D44647" w:rsidR="7CA3A513">
          <w:rPr>
            <w:sz w:val="24"/>
            <w:szCs w:val="24"/>
            <w:lang w:val="pt-BR"/>
          </w:rPr>
          <w:t xml:space="preserve">í</w:t>
        </w:r>
      </w:ins>
      <w:del w:author="Vanessa Cristina Viebrantz" w:date="2018-12-09T15:28:45.279885" w:id="2081110831">
        <w:r w:rsidRPr="28D44647" w:rsidDel="7CA3A513">
          <w:rPr>
            <w:sz w:val="24"/>
            <w:szCs w:val="24"/>
            <w:lang w:val="pt-BR"/>
          </w:rPr>
          <w:delText xml:space="preserve">i</w:delText>
        </w:r>
      </w:del>
      <w:r w:rsidRPr="28D44647">
        <w:rPr>
          <w:sz w:val="24"/>
          <w:szCs w:val="24"/>
          <w:lang w:val="pt-BR"/>
        </w:rPr>
        <w:t xml:space="preserve">labas com a </w:t>
      </w:r>
      <w:r w:rsidRPr="28D44647">
        <w:rPr>
          <w:sz w:val="24"/>
          <w:szCs w:val="24"/>
          <w:lang w:val="pt-BR"/>
        </w:rPr>
        <w:t>fala</w:t>
      </w:r>
      <w:r w:rsidRPr="28D44647">
        <w:rPr>
          <w:sz w:val="24"/>
          <w:szCs w:val="24"/>
          <w:lang w:val="pt-BR"/>
        </w:rPr>
        <w:t xml:space="preserve">.</w:t>
      </w:r>
      <w:ins w:author="Dandara Conceição Lino de Lima" w:date="2018-12-08T17:46:19.0595559" w:id="490409433">
        <w:r w:rsidRPr="28D44647" w:rsidR="54C2B2CF">
          <w:rPr>
            <w:sz w:val="24"/>
            <w:szCs w:val="24"/>
            <w:lang w:val="pt-BR"/>
          </w:rPr>
          <w:t xml:space="preserve"> </w:t>
        </w:r>
      </w:ins>
      <w:ins w:author="Dandara Conceição Lino de Lima" w:date="2018-12-08T18:05:31.8426246" w:id="1932288485">
        <w:r w:rsidRPr="28D44647" w:rsidR="66808136">
          <w:rPr>
            <w:sz w:val="24"/>
            <w:szCs w:val="24"/>
            <w:lang w:val="pt-BR"/>
          </w:rPr>
          <w:t xml:space="preserve">S</w:t>
        </w:r>
      </w:ins>
      <w:ins w:author="Dandara Conceição Lino de Lima" w:date="2018-12-08T18:06:01.8465551" w:id="1294161011">
        <w:r w:rsidRPr="28D44647" w:rsidR="40836C07">
          <w:rPr>
            <w:sz w:val="24"/>
            <w:szCs w:val="24"/>
            <w:lang w:val="pt-BR"/>
          </w:rPr>
          <w:t xml:space="preserve">obre essa hipótese </w:t>
        </w:r>
      </w:ins>
      <w:ins w:author="Dandara Conceição Lino de Lima" w:date="2018-12-08T17:46:19.0595559" w:id="236744967">
        <w:r w:rsidRPr="54C2B2CF" w:rsidR="54C2B2CF">
          <w:rPr>
            <w:sz w:val="24"/>
            <w:szCs w:val="24"/>
            <w:lang w:val="pt-BR"/>
            <w:rPrChange w:author="Dandara Conceição Lino de Lima" w:date="2018-12-08T17:46:19.0595559" w:id="1339057870">
              <w:rPr/>
            </w:rPrChange>
          </w:rPr>
          <w:t>M</w:t>
        </w:r>
      </w:ins>
      <w:ins w:author="Dandara Conceição Lino de Lima" w:date="2018-12-08T17:48:20.4959364" w:id="762466877">
        <w:r w:rsidRPr="54C2B2CF" w:rsidR="7DBDB986">
          <w:rPr>
            <w:sz w:val="24"/>
            <w:szCs w:val="24"/>
            <w:lang w:val="pt-BR"/>
            <w:rPrChange w:author="Dandara Conceição Lino de Lima" w:date="2018-12-08T17:46:19.0595559" w:id="203462633">
              <w:rPr/>
            </w:rPrChange>
          </w:rPr>
          <w:t>orais</w:t>
        </w:r>
      </w:ins>
      <w:ins w:author="Dandara Conceição Lino de Lima" w:date="2018-12-08T17:46:19.0595559" w:id="1172613058">
        <w:r w:rsidRPr="54C2B2CF" w:rsidR="54C2B2CF">
          <w:rPr>
            <w:sz w:val="24"/>
            <w:szCs w:val="24"/>
            <w:lang w:val="pt-BR"/>
            <w:rPrChange w:author="Dandara Conceição Lino de Lima" w:date="2018-12-08T17:46:19.0595559" w:id="1490854622">
              <w:rPr/>
            </w:rPrChange>
          </w:rPr>
          <w:t xml:space="preserve"> (</w:t>
        </w:r>
      </w:ins>
      <w:ins w:author="Dandara Conceição Lino de Lima" w:date="2018-12-08T17:46:19.0595559" w:id="180055594">
        <w:r w:rsidRPr="54C2B2CF" w:rsidR="54C2B2CF">
          <w:rPr>
            <w:sz w:val="24"/>
            <w:szCs w:val="24"/>
            <w:lang w:val="pt-BR"/>
            <w:rPrChange w:author="Dandara Conceição Lino de Lima" w:date="2018-12-08T17:46:19.0595559" w:id="884967563">
              <w:rPr/>
            </w:rPrChange>
          </w:rPr>
          <w:t>2012</w:t>
        </w:r>
      </w:ins>
      <w:ins w:author="Gislene Cristina Ehlert" w:date="2018-12-08T17:46:49.3681867" w:id="516792086">
        <w:r w:rsidRPr="54C2B2CF" w:rsidR="62ACDB43">
          <w:rPr>
            <w:sz w:val="24"/>
            <w:szCs w:val="24"/>
            <w:lang w:val="pt-BR"/>
            <w:rPrChange w:author="Dandara Conceição Lino de Lima" w:date="2018-12-08T17:46:19.0595559" w:id="1287011771">
              <w:rPr/>
            </w:rPrChange>
          </w:rPr>
          <w:t>)</w:t>
        </w:r>
      </w:ins>
      <w:ins w:author="Dandara Conceição Lino de Lima" w:date="2018-12-08T17:46:19.0595559" w:id="1306637415">
        <w:r w:rsidRPr="54C2B2CF" w:rsidR="54C2B2CF">
          <w:rPr>
            <w:sz w:val="24"/>
            <w:szCs w:val="24"/>
            <w:lang w:val="pt-BR"/>
            <w:rPrChange w:author="Dandara Conceição Lino de Lima" w:date="2018-12-08T17:46:19.0595559" w:id="1331394245">
              <w:rPr/>
            </w:rPrChange>
          </w:rPr>
          <w:t xml:space="preserve"> relata que</w:t>
        </w:r>
      </w:ins>
      <w:ins w:author="Gislene Cristina Ehlert" w:date="2018-12-08T17:46:49.3681867" w:id="1942147114">
        <w:r w:rsidRPr="28D44647">
          <w:rPr>
            <w:sz w:val="24"/>
            <w:szCs w:val="24"/>
            <w:lang w:val="pt-BR"/>
          </w:rPr>
          <w:t xml:space="preserve"> “Num momento inicial, as crianças bem pequenas ainda não distinguem desenho e escrita, de modo que, muitas vezes, ao pedirmos que escrevam uma palavra que denomina um objeto ou animal, desenham a forma (do objeto ou animal) em </w:t>
        </w:r>
        <w:r w:rsidRPr="28D44647">
          <w:rPr>
            <w:sz w:val="24"/>
            <w:szCs w:val="24"/>
            <w:lang w:val="pt-BR"/>
          </w:rPr>
          <w:t xml:space="preserve">foco”</w:t>
        </w:r>
      </w:ins>
      <w:ins w:author="Dandara Conceição Lino de Lima" w:date="2018-12-08T18:07:02.4704578" w:id="1166895349">
        <w:r w:rsidRPr="28D44647" w:rsidR="321DD8CF">
          <w:rPr>
            <w:sz w:val="24"/>
            <w:szCs w:val="24"/>
            <w:lang w:val="pt-BR"/>
          </w:rPr>
          <w:t xml:space="preserve">. </w:t>
        </w:r>
      </w:ins>
      <w:del w:author="Gislene Cristina Ehlert" w:date="2018-12-08T17:46:49.3681867" w:id="956861187">
        <w:r w:rsidRPr="28D44647" w:rsidDel="62ACDB43">
          <w:rPr>
            <w:sz w:val="24"/>
            <w:szCs w:val="24"/>
            <w:lang w:val="pt-BR"/>
          </w:rPr>
          <w:delText>2012</w:delText>
        </w:r>
      </w:del>
    </w:p>
    <w:p w:rsidR="28D44647" w:rsidP="74E5FB0B" w:rsidRDefault="28D44647" w14:paraId="77438861" w14:textId="75926336" w14:noSpellErr="1">
      <w:pPr>
        <w:pStyle w:val="Normal"/>
        <w:spacing w:line="360" w:lineRule="auto"/>
        <w:ind w:firstLine="567"/>
        <w:jc w:val="both"/>
        <w:rPr>
          <w:lang w:val="pt-BR"/>
          <w:rPrChange w:author="Dandara Conceição Lino de Lima" w:date="2018-12-08T18:10:04.502708" w:id="1190701139">
            <w:rPr/>
          </w:rPrChange>
        </w:rPr>
        <w:pPrChange w:author="Dandara Conceição Lino de Lima" w:date="2018-12-08T18:10:04.502708" w:id="1418756765">
          <w:pPr>
            <w:ind w:firstLine="567"/>
            <w:jc w:val="both"/>
          </w:pPr>
        </w:pPrChange>
      </w:pPr>
      <w:del w:author="Dandara Conceição Lino de Lima" w:date="2018-12-08T18:07:02.4704578" w:id="1594494996">
        <w:r w:rsidDel="321DD8CF" w:rsidR="004B7BD9">
          <w:rPr>
            <w:rStyle w:val="Refdecomentrio"/>
          </w:rPr>
        </w:r>
      </w:del>
      <w:del w:author="Gislene Cristina Ehlert" w:date="2018-12-08T17:46:49.3681867" w:id="1473356178">
        <w:r w:rsidRPr="28D44647" w:rsidDel="62ACDB43">
          <w:rPr>
            <w:sz w:val="24"/>
            <w:szCs w:val="24"/>
            <w:lang w:val="pt-BR"/>
          </w:rPr>
          <w:delText xml:space="preserve">). Na </w:delText>
        </w:r>
      </w:del>
      <w:ins w:author="Dandara Conceição Lino de Lima" w:date="2018-12-08T18:07:02.4704578" w:id="160056224">
        <w:r w:rsidRPr="321DD8CF" w:rsidR="321DD8CF">
          <w:rPr>
            <w:sz w:val="24"/>
            <w:szCs w:val="24"/>
            <w:lang w:val="pt-BR"/>
            <w:rPrChange w:author="Dandara Conceição Lino de Lima" w:date="2018-12-08T18:07:02.4704578" w:id="950462397">
              <w:rPr/>
            </w:rPrChange>
          </w:rPr>
          <w:t xml:space="preserve">Durante a </w:t>
        </w:r>
      </w:ins>
      <w:r w:rsidRPr="28D44647">
        <w:rPr>
          <w:sz w:val="24"/>
          <w:szCs w:val="24"/>
          <w:lang w:val="pt-BR"/>
        </w:rPr>
        <w:t>etapa</w:t>
      </w:r>
      <w:r w:rsidRPr="28D44647">
        <w:rPr>
          <w:sz w:val="24"/>
          <w:szCs w:val="24"/>
          <w:lang w:val="pt-BR"/>
        </w:rPr>
        <w:t xml:space="preserve"> silábica</w:t>
      </w:r>
      <w:ins w:author="Dandara Conceição Lino de Lima" w:date="2018-12-08T18:08:33.4053752" w:id="103980984">
        <w:r w:rsidRPr="28D44647" w:rsidR="341FF270">
          <w:rPr>
            <w:sz w:val="24"/>
            <w:szCs w:val="24"/>
            <w:lang w:val="pt-BR"/>
          </w:rPr>
          <w:t xml:space="preserve">,</w:t>
        </w:r>
      </w:ins>
      <w:r w:rsidRPr="28D44647">
        <w:rPr>
          <w:sz w:val="24"/>
          <w:szCs w:val="24"/>
          <w:lang w:val="pt-BR"/>
        </w:rPr>
        <w:t xml:space="preserve"> </w:t>
      </w:r>
      <w:ins w:author="Dandara Conceição Lino de Lima" w:date="2018-12-08T18:08:33.4053752" w:id="1268663762">
        <w:r w:rsidRPr="28D44647" w:rsidR="341FF270">
          <w:rPr>
            <w:sz w:val="24"/>
            <w:szCs w:val="24"/>
            <w:lang w:val="pt-BR"/>
          </w:rPr>
          <w:t xml:space="preserve">Mora</w:t>
        </w:r>
      </w:ins>
      <w:ins w:author="Dandara Conceição Lino de Lima" w:date="2018-12-08T18:09:03.7215457" w:id="1042508380">
        <w:r w:rsidRPr="28D44647" w:rsidR="28EFD749">
          <w:rPr>
            <w:sz w:val="24"/>
            <w:szCs w:val="24"/>
            <w:lang w:val="pt-BR"/>
          </w:rPr>
          <w:t xml:space="preserve">is (2012) menciona que</w:t>
        </w:r>
      </w:ins>
      <w:ins w:author="Dandara Conceição Lino de Lima" w:date="2018-12-08T18:08:33.4053752" w:id="2063762576">
        <w:r w:rsidRPr="28D44647" w:rsidR="341FF270">
          <w:rPr>
            <w:sz w:val="24"/>
            <w:szCs w:val="24"/>
            <w:lang w:val="pt-BR"/>
          </w:rPr>
          <w:t xml:space="preserve"> </w:t>
        </w:r>
      </w:ins>
      <w:r w:rsidRPr="28D44647">
        <w:rPr>
          <w:sz w:val="24"/>
          <w:szCs w:val="24"/>
          <w:lang w:val="pt-BR"/>
        </w:rPr>
        <w:t xml:space="preserve">os estudantes reconhecem as sílabas foneticamente</w:t>
      </w:r>
      <w:r w:rsidRPr="28D44647">
        <w:rPr>
          <w:sz w:val="24"/>
          <w:szCs w:val="24"/>
          <w:lang w:val="pt-BR"/>
        </w:rPr>
        <w:t xml:space="preserve">, porém ainda não compreendem como representar de forma gráfica</w:t>
      </w:r>
      <w:ins w:author="Dandara Conceição Lino de Lima" w:date="2018-12-08T18:09:03.7215457" w:id="1686697634">
        <w:r w:rsidRPr="28D44647" w:rsidR="28EFD749">
          <w:rPr>
            <w:sz w:val="24"/>
            <w:szCs w:val="24"/>
            <w:lang w:val="pt-BR"/>
          </w:rPr>
          <w:t xml:space="preserve">.</w:t>
        </w:r>
      </w:ins>
      <w:del w:author="Dandara Conceição Lino de Lima" w:date="2018-12-08T18:09:03.7215457" w:id="2001859691">
        <w:r w:rsidRPr="28D44647" w:rsidDel="28EFD749">
          <w:rPr>
            <w:sz w:val="24"/>
            <w:szCs w:val="24"/>
            <w:lang w:val="pt-BR"/>
          </w:rPr>
          <w:delText xml:space="preserve">,</w:delText>
        </w:r>
      </w:del>
      <w:r w:rsidRPr="28D44647">
        <w:rPr>
          <w:sz w:val="24"/>
          <w:szCs w:val="24"/>
          <w:lang w:val="pt-BR"/>
        </w:rPr>
        <w:t xml:space="preserve"> </w:t>
      </w:r>
      <w:ins w:author="Dandara Conceição Lino de Lima" w:date="2018-12-08T18:09:03.7215457" w:id="1232079358">
        <w:r w:rsidRPr="28D44647" w:rsidR="28EFD749">
          <w:rPr>
            <w:sz w:val="24"/>
            <w:szCs w:val="24"/>
            <w:lang w:val="pt-BR"/>
          </w:rPr>
          <w:t xml:space="preserve">G</w:t>
        </w:r>
      </w:ins>
      <w:del w:author="Dandara Conceição Lino de Lima" w:date="2018-12-08T18:09:03.7215457" w:id="1766830748">
        <w:r w:rsidRPr="28D44647" w:rsidDel="28EFD749">
          <w:rPr>
            <w:sz w:val="24"/>
            <w:szCs w:val="24"/>
            <w:lang w:val="pt-BR"/>
          </w:rPr>
          <w:delText xml:space="preserve">g</w:delText>
        </w:r>
      </w:del>
      <w:r w:rsidRPr="28D44647">
        <w:rPr>
          <w:sz w:val="24"/>
          <w:szCs w:val="24"/>
          <w:lang w:val="pt-BR"/>
        </w:rPr>
        <w:t xml:space="preserve">eralmente escolhem uma letra aleatória para traduzir cada sílaba</w:t>
      </w:r>
      <w:ins w:author="Dandara Conceição Lino de Lima" w:date="2018-12-08T18:07:32.8381846" w:id="12306463">
        <w:r w:rsidRPr="28D44647" w:rsidR="00BBC81F">
          <w:rPr>
            <w:sz w:val="24"/>
            <w:szCs w:val="24"/>
            <w:lang w:val="pt-BR"/>
          </w:rPr>
          <w:t xml:space="preserve">.</w:t>
        </w:r>
      </w:ins>
      <w:del w:author="Dandara Conceição Lino de Lima" w:date="2018-12-08T18:07:32.8381846" w:id="1422693991">
        <w:r w:rsidRPr="28D44647" w:rsidDel="00BBC81F">
          <w:rPr>
            <w:sz w:val="24"/>
            <w:szCs w:val="24"/>
            <w:lang w:val="pt-BR"/>
          </w:rPr>
          <w:delText xml:space="preserve">,</w:delText>
        </w:r>
      </w:del>
      <w:r w:rsidRPr="28D44647">
        <w:rPr>
          <w:sz w:val="24"/>
          <w:szCs w:val="24"/>
          <w:lang w:val="pt-BR"/>
        </w:rPr>
        <w:t xml:space="preserve"> </w:t>
      </w:r>
      <w:ins w:author="Dandara Conceição Lino de Lima" w:date="2018-12-08T18:07:32.8381846" w:id="643472987">
        <w:r w:rsidRPr="28D44647" w:rsidR="00BBC81F">
          <w:rPr>
            <w:sz w:val="24"/>
            <w:szCs w:val="24"/>
            <w:lang w:val="pt-BR"/>
          </w:rPr>
          <w:t xml:space="preserve">E</w:t>
        </w:r>
      </w:ins>
      <w:del w:author="Dandara Conceição Lino de Lima" w:date="2018-12-08T18:07:32.8381846" w:id="1689581715">
        <w:r w:rsidRPr="28D44647" w:rsidDel="00BBC81F">
          <w:rPr>
            <w:sz w:val="24"/>
            <w:szCs w:val="24"/>
            <w:lang w:val="pt-BR"/>
          </w:rPr>
          <w:delText xml:space="preserve">e</w:delText>
        </w:r>
      </w:del>
      <w:r w:rsidRPr="28D44647">
        <w:rPr>
          <w:sz w:val="24"/>
          <w:szCs w:val="24"/>
          <w:lang w:val="pt-BR"/>
        </w:rPr>
        <w:t xml:space="preserve">xemplificando</w:t>
      </w:r>
      <w:ins w:author="Dandara Conceição Lino de Lima" w:date="2018-12-08T18:07:32.8381846" w:id="1651884590">
        <w:r w:rsidRPr="28D44647" w:rsidR="00BBC81F">
          <w:rPr>
            <w:sz w:val="24"/>
            <w:szCs w:val="24"/>
            <w:lang w:val="pt-BR"/>
          </w:rPr>
          <w:t xml:space="preserve">, a palavra</w:t>
        </w:r>
      </w:ins>
      <w:r w:rsidRPr="28D44647">
        <w:rPr>
          <w:sz w:val="24"/>
          <w:szCs w:val="24"/>
          <w:lang w:val="pt-BR"/>
        </w:rPr>
        <w:t xml:space="preserve"> “BALA” seria </w:t>
      </w:r>
      <w:r w:rsidRPr="28D44647">
        <w:rPr>
          <w:sz w:val="24"/>
          <w:szCs w:val="24"/>
          <w:lang w:val="pt-BR"/>
        </w:rPr>
        <w:t xml:space="preserve">representad</w:t>
      </w:r>
      <w:ins w:author="Dandara Conceição Lino de Lima" w:date="2018-12-08T18:08:03.1568305" w:id="45245037">
        <w:r w:rsidRPr="28D44647" w:rsidR="309FB525">
          <w:rPr>
            <w:sz w:val="24"/>
            <w:szCs w:val="24"/>
            <w:lang w:val="pt-BR"/>
          </w:rPr>
          <w:t xml:space="preserve">a</w:t>
        </w:r>
      </w:ins>
      <w:ins w:author="Dandara Conceição Lino de Lima" w:date="2018-12-08T18:08:33.4053752" w:id="1536885813">
        <w:r w:rsidRPr="28D44647">
          <w:rPr>
            <w:sz w:val="24"/>
            <w:szCs w:val="24"/>
            <w:lang w:val="pt-BR"/>
          </w:rPr>
          <w:t xml:space="preserve"> como “EC”, posteriormente quando avançam um pouco mais, a letra escolhida equivale a algum som da sílaba, como por exemplo “</w:t>
        </w:r>
        <w:r w:rsidRPr="28D44647">
          <w:rPr>
            <w:sz w:val="24"/>
            <w:szCs w:val="24"/>
            <w:lang w:val="pt-BR"/>
          </w:rPr>
          <w:t xml:space="preserve">BALA” seria representada como “AA” ou “BL”. </w:t>
        </w:r>
      </w:ins>
    </w:p>
    <w:p w:rsidR="28D44647" w:rsidDel="4BCFC60E" w:rsidP="27F99811" w:rsidRDefault="28D44647" w14:paraId="630D3015" w14:textId="6AF9A0AA" w14:noSpellErr="1">
      <w:pPr>
        <w:spacing w:line="360" w:lineRule="auto"/>
        <w:ind w:left="2268"/>
        <w:jc w:val="both"/>
        <w:rPr>
          <w:del w:author="Dandara Conceição Lino de Lima" w:date="2018-12-08T19:41:33.0105923" w:id="611318414"/>
          <w:lang w:val="pt-BR"/>
        </w:rPr>
        <w:pPrChange w:author="Dandara Conceição Lino de Lima" w:date="2018-12-08T20:50:42.1509615" w:id="1932106399">
          <w:pPr>
            <w:ind w:left="2268"/>
            <w:jc w:val="both"/>
          </w:pPr>
        </w:pPrChange>
      </w:pPr>
      <w:del w:author="Gislene Cristina Ehlert" w:date="2018-12-08T21:02:49.5823018" w:id="640406016">
        <w:r w:rsidRPr="28D44647" w:rsidDel="541924B8">
          <w:rPr>
            <w:sz w:val="20"/>
            <w:szCs w:val="20"/>
            <w:lang w:val="pt-BR"/>
          </w:rPr>
          <w:delText xml:space="preserve">No meio pedagógico brasileiro, tornou-se habitual analisar as escritas silábicas </w:delText>
        </w:r>
        <w:r w:rsidRPr="28D44647" w:rsidDel="541924B8">
          <w:rPr>
            <w:sz w:val="20"/>
            <w:szCs w:val="20"/>
            <w:lang w:val="pt-BR"/>
          </w:rPr>
          <w:delText>dos</w:delText>
        </w:r>
        <w:r w:rsidRPr="28D44647" w:rsidDel="541924B8">
          <w:rPr>
            <w:sz w:val="20"/>
            <w:szCs w:val="20"/>
            <w:lang w:val="pt-BR"/>
          </w:rPr>
          <w:delText xml:space="preserve"> aprendizes, categorizando-as em dois subgrupos: silábicas “quantitativas” (ou “sem valor sonoro”) e “qualitativas” (ou “com valor sonoro”). No primeiro caso, o da escrita silábica quantitativa, ilustrado também na figura 4, a criança tende, na maioria das palavras, a usar de forma escrita a regra de que, para cada sílaba oral, se coloca uma única letra, mas a maioria das letras usadas não tem a ver com os sons das sílabas orais que está notando. Nas escritas silábicas qualitativas, também exemplificadas na figura 4, além da preocupação com a regra “uma sílaba oral, uma letra”, haveria a busca de, para cada sílaba, uma letra com valor sonoro convencional, isto é, correspondente a um dos fonemas que formam a sílaba oral em questão. (MORAIS, 2012</w:delText>
        </w:r>
        <w:r w:rsidRPr="28D44647" w:rsidDel="541924B8">
          <w:rPr>
            <w:sz w:val="20"/>
            <w:szCs w:val="20"/>
            <w:lang w:val="pt-BR"/>
          </w:rPr>
          <w:delText>).</w:delText>
        </w:r>
      </w:del>
    </w:p>
    <w:p w:rsidR="28D44647" w:rsidDel="27F99811" w:rsidP="4BCFC60E" w:rsidRDefault="28D44647" w14:textId="40202215" w14:paraId="3C242548" w14:noSpellErr="1">
      <w:pPr>
        <w:spacing w:line="360" w:lineRule="auto"/>
        <w:ind w:left="2268"/>
        <w:jc w:val="both"/>
        <w:rPr>
          <w:del w:author="Dandara Conceição Lino de Lima" w:date="2018-12-08T20:50:42.1509615" w:id="2105463555"/>
          <w:lang w:val="pt-BR"/>
          <w:rPrChange w:author="Dandara Conceição Lino de Lima" w:date="2018-12-08T19:41:33.0105923" w:id="695767245">
            <w:rPr/>
          </w:rPrChange>
        </w:rPr>
        <w:rPr>
          <w:lang w:val="pt-BR"/>
        </w:rPr>
        <w:pPrChange w:author="Dandara Conceição Lino de Lima" w:date="2018-12-08T19:41:33.0105923" w:id="325263509">
          <w:pPr>
            <w:jc w:val="both"/>
          </w:pPr>
        </w:pPrChange>
      </w:pPr>
      <w:del w:author="Gislene Cristina Ehlert" w:date="2018-11-17T09:48:27.8326461" w:id="1417845340">
        <w:r w:rsidRPr="28D44647" w:rsidDel="62685BB9">
          <w:rPr>
            <w:lang w:val="pt-BR"/>
          </w:rPr>
          <w:delText xml:space="preserve">A </w:delText>
        </w:r>
      </w:del>
      <w:del w:author="Gislene Cristina Ehlert" w:date="2018-11-17T09:48:27.8326461" w:id="1494382139">
        <w:r w:rsidRPr="28D44647" w:rsidDel="62685BB9">
          <w:rPr>
            <w:lang w:val="pt-BR"/>
          </w:rPr>
          <w:delText xml:space="preserve">fase silábico-alfabético aparece como um estágio de transição entre as etapas silábico e </w:delText>
        </w:r>
        <w:r w:rsidRPr="28D44647" w:rsidDel="62685BB9">
          <w:rPr>
            <w:lang w:val="pt-BR"/>
          </w:rPr>
          <w:delText xml:space="preserve">alfabético, nesse </w:delText>
        </w:r>
      </w:del>
      <w:del w:author="Gislene Cristina Ehlert" w:date="2018-11-17T09:48:27.8326461" w:id="757726729">
        <w:r w:rsidRPr="28D44647" w:rsidDel="62685BB9">
          <w:rPr>
            <w:lang w:val="pt-BR"/>
          </w:rPr>
          <w:delText>estágio, em algumas palavras o estudante utiliza a escrita correta e completa (alfabética), e em outras palavras emprega as características da hipótese silábica. O último estágio é o alfabético, os educandos escrevem palavras completas e algumas corretas, porém ainda contendo dúvidas quanto a acentuação e ao uso de algumas letras especificas como por exemplo “Jiboia escreve com G ou J”, por conta disso os alunos que estão nessa fase ainda não são nomeados como alfabetizados.</w:delText>
        </w:r>
      </w:del>
    </w:p>
    <w:p w:rsidR="62685BB9" w:rsidDel="730EC655" w:rsidP="62685BB9" w:rsidRDefault="62685BB9" w14:noSpellErr="1" w14:paraId="6B26986B">
      <w:pPr>
        <w:pStyle w:val="Normal"/>
        <w:spacing w:line="360" w:lineRule="auto"/>
        <w:jc w:val="both"/>
        <w:rPr>
          <w:del w:author="Gislene Cristina Ehlert" w:date="2018-11-17T09:48:57.9724144" w:id="720162774"/>
          <w:lang w:val="pt-BR"/>
          <w:rPrChange w:author="Gislene Cristina Ehlert" w:date="2018-11-17T09:48:27.8326461" w:id="1611725474">
            <w:rPr/>
          </w:rPrChange>
        </w:rPr>
        <w:pPrChange w:author="Gislene Cristina Ehlert" w:date="2018-11-17T09:48:27.8326461" w:id="1767172491">
          <w:pPr/>
        </w:pPrChange>
      </w:pPr>
    </w:p>
    <w:p w:rsidR="730EC655" w:rsidDel="541924B8" w:rsidP="10C4EF2D" w:rsidRDefault="730EC655" w14:paraId="27E5D54D" w14:textId="0F20C0A2">
      <w:pPr>
        <w:spacing w:line="360" w:lineRule="auto"/>
        <w:ind w:firstLine="567"/>
        <w:jc w:val="both"/>
        <w:rPr>
          <w:del w:author="Gislene Cristina Ehlert" w:date="2018-12-08T21:02:49.5823018" w:id="212051847"/>
          <w:lang w:val="pt-BR"/>
          <w:rPrChange w:author="Gislene Cristina Ehlert" w:date="2018-12-08T21:02:19.3044075" w:id="1460418167">
            <w:rPr/>
          </w:rPrChange>
        </w:rPr>
        <w:pPrChange w:author="Gislene Cristina Ehlert" w:date="2018-12-08T21:02:19.3044075" w:id="1809592145">
          <w:pPr/>
        </w:pPrChange>
      </w:pPr>
    </w:p>
    <w:p w:rsidR="730EC655" w:rsidDel="5B5CB693" w:rsidP="1ACAE7DF" w:rsidRDefault="730EC655" w14:paraId="49545318" w14:textId="63F77F48" w14:noSpellErr="1">
      <w:pPr>
        <w:bidi w:val="0"/>
        <w:spacing w:line="240" w:lineRule="auto"/>
        <w:ind w:left="2160" w:firstLine="567"/>
        <w:jc w:val="both"/>
        <w:rPr>
          <w:lang w:val="pt-BR"/>
          <w:rPrChange w:author="Gislene Cristina Ehlert" w:date="2018-12-09T15:46:26.9435127" w:id="1826460966">
            <w:rPr/>
          </w:rPrChange>
        </w:rPr>
        <w:pPrChange w:author="Gislene Cristina Ehlert" w:date="2018-12-09T15:46:26.9435127" w:id="1809592145">
          <w:pPr/>
        </w:pPrChange>
      </w:pPr>
      <w:ins w:author="Gislene Cristina Ehlert" w:date="2018-12-08T21:02:49.5823018" w:id="1282470383">
        <w:r w:rsidRPr="541924B8" w:rsidR="541924B8">
          <w:rPr>
            <w:sz w:val="20"/>
            <w:szCs w:val="20"/>
            <w:lang w:val="pt-BR"/>
            <w:rPrChange w:author="Gislene Cristina Ehlert" w:date="2018-12-08T21:02:49.5823018" w:id="103022396">
              <w:rPr/>
            </w:rPrChange>
          </w:rPr>
          <w:t xml:space="preserve">No meio pedagógico brasileiro, tornou-se habitual analisar as escritas silábicas </w:t>
        </w:r>
        <w:r w:rsidRPr="541924B8" w:rsidR="541924B8">
          <w:rPr>
            <w:sz w:val="20"/>
            <w:szCs w:val="20"/>
            <w:lang w:val="pt-BR"/>
            <w:rPrChange w:author="Gislene Cristina Ehlert" w:date="2018-12-08T21:02:49.5823018" w:id="1949652696">
              <w:rPr/>
            </w:rPrChange>
          </w:rPr>
          <w:t>dos</w:t>
        </w:r>
        <w:r w:rsidRPr="541924B8" w:rsidR="541924B8">
          <w:rPr>
            <w:sz w:val="20"/>
            <w:szCs w:val="20"/>
            <w:lang w:val="pt-BR"/>
            <w:rPrChange w:author="Gislene Cristina Ehlert" w:date="2018-12-08T21:02:49.5823018" w:id="968131396">
              <w:rPr/>
            </w:rPrChange>
          </w:rPr>
          <w:t xml:space="preserve"> aprendizes, categorizando-as em dois subgrupos: silábicas “quantitativas” (ou “sem valor sonoro”) e “qualitativas” (ou “com valor sonoro”). No primeiro caso, o da escrita silábica quantitativa, ilustrado também na figura 4, a criança tende, na maioria das palavras, a usar de forma escrita a regra de que, para cada sílaba oral, se coloca uma única letra, mas a maioria das letras usadas não tem a ver com os sons das sílabas orais que está notando. Nas escritas silábicas qualitativas, também exemplificadas na figura 4, além da preocupação com a regra “uma sílaba oral, uma letra”, haveria a busca de, para cada sílaba, uma letra com valor sonoro convencional, isto é, correspondente a um dos fonemas que formam a sílaba oral em questão. (MORAIS, 2012</w:t>
        </w:r>
        <w:r w:rsidRPr="541924B8" w:rsidR="541924B8">
          <w:rPr>
            <w:sz w:val="20"/>
            <w:szCs w:val="20"/>
            <w:lang w:val="pt-BR"/>
            <w:rPrChange w:author="Gislene Cristina Ehlert" w:date="2018-12-08T21:02:49.5823018" w:id="985712593">
              <w:rPr/>
            </w:rPrChange>
          </w:rPr>
          <w:t>).</w:t>
        </w:r>
      </w:ins>
    </w:p>
    <w:p w:rsidR="730EC655" w:rsidDel="5B5CB693" w:rsidP="730EC655" w:rsidRDefault="730EC655" w14:paraId="3CA02B53" w14:textId="2788B0D4">
      <w:pPr>
        <w:spacing w:line="360" w:lineRule="auto"/>
        <w:jc w:val="both"/>
        <w:rPr>
          <w:del w:author="Dandara Conceição Lino de Lima" w:date="2018-12-08T18:04:01.4616499" w:id="54724839"/>
          <w:lang w:val="pt-BR"/>
          <w:rPrChange w:author="Gislene Cristina Ehlert" w:date="2018-11-17T09:48:57.9724144" w:id="1496627709">
            <w:rPr/>
          </w:rPrChange>
        </w:rPr>
        <w:pPrChange w:author="Gislene Cristina Ehlert" w:date="2018-11-17T09:48:57.9724144" w:id="1809592145">
          <w:pPr/>
        </w:pPrChange>
      </w:pPr>
      <w:ins w:author="Gislene Cristina Ehlert" w:date="2018-11-17T09:48:57.9724144" w:id="776739930">
        <w:r w:rsidRPr="730EC655" w:rsidR="730EC655">
          <w:rPr>
            <w:lang w:val="pt-BR"/>
            <w:rPrChange w:author="Gislene Cristina Ehlert" w:date="2018-11-17T09:48:57.9724144" w:id="675653849">
              <w:rPr/>
            </w:rPrChange>
          </w:rPr>
          <w:t xml:space="preserve">A </w:t>
        </w:r>
      </w:ins>
      <w:ins w:author="Gislene Cristina Ehlert" w:date="2018-11-17T09:48:57.9724144" w:id="390847636">
        <w:r w:rsidRPr="730EC655" w:rsidR="730EC655">
          <w:rPr>
            <w:lang w:val="pt-BR"/>
            <w:rPrChange w:author="Gislene Cristina Ehlert" w:date="2018-11-17T09:48:57.9724144" w:id="1699245302">
              <w:rPr/>
            </w:rPrChange>
          </w:rPr>
          <w:t xml:space="preserve">fase silábico-alfabético aparece como um estágio de transição entre as etapas silábico e </w:t>
        </w:r>
      </w:ins>
      <w:ins w:author="Gislene Cristina Ehlert" w:date="2018-11-17T09:48:57.9724144" w:id="1657433058">
        <w:r w:rsidRPr="730EC655" w:rsidR="730EC655">
          <w:rPr>
            <w:lang w:val="pt-BR"/>
            <w:rPrChange w:author="Gislene Cristina Ehlert" w:date="2018-11-17T09:48:57.9724144" w:id="2044363760">
              <w:rPr/>
            </w:rPrChange>
          </w:rPr>
          <w:t xml:space="preserve">alfabético, nesse </w:t>
        </w:r>
      </w:ins>
      <w:ins w:author="Gislene Cristina Ehlert" w:date="2018-11-17T09:48:57.9724144" w:id="1656713000">
        <w:r w:rsidRPr="730EC655" w:rsidR="730EC655">
          <w:rPr>
            <w:lang w:val="pt-BR"/>
            <w:rPrChange w:author="Gislene Cristina Ehlert" w:date="2018-11-17T09:48:57.9724144" w:id="992688133">
              <w:rPr/>
            </w:rPrChange>
          </w:rPr>
          <w:t>estágio</w:t>
        </w:r>
      </w:ins>
      <w:ins w:author="Dandara Conceição Lino de Lima" w:date="2018-12-08T18:11:05.0014824" w:id="684933594">
        <w:r w:rsidRPr="730EC655" w:rsidR="3B2B3805">
          <w:rPr>
            <w:lang w:val="pt-BR"/>
            <w:rPrChange w:author="Gislene Cristina Ehlert" w:date="2018-11-17T09:48:57.9724144" w:id="1082441324">
              <w:rPr/>
            </w:rPrChange>
          </w:rPr>
          <w:t>. Morais (201</w:t>
        </w:r>
      </w:ins>
      <w:ins w:author="Dandara Conceição Lino de Lima" w:date="2018-12-08T18:11:35.462046" w:id="1600196584">
        <w:r w:rsidRPr="730EC655" w:rsidR="6E721124">
          <w:rPr>
            <w:lang w:val="pt-BR"/>
            <w:rPrChange w:author="Gislene Cristina Ehlert" w:date="2018-11-17T09:48:57.9724144" w:id="1678145063">
              <w:rPr/>
            </w:rPrChange>
          </w:rPr>
          <w:t>2</w:t>
        </w:r>
        <w:r w:rsidRPr="730EC655" w:rsidR="6E721124">
          <w:rPr>
            <w:lang w:val="pt-BR"/>
            <w:rPrChange w:author="Gislene Cristina Ehlert" w:date="2018-11-17T09:48:57.9724144" w:id="1691862880">
              <w:rPr/>
            </w:rPrChange>
          </w:rPr>
          <w:t xml:space="preserve">) </w:t>
        </w:r>
      </w:ins>
      <w:ins w:author="Dandara Conceição Lino de Lima" w:date="2018-12-08T18:12:05.8234604" w:id="1395204303">
        <w:r w:rsidRPr="730EC655" w:rsidR="79C949D3">
          <w:rPr>
            <w:lang w:val="pt-BR"/>
            <w:rPrChange w:author="Gislene Cristina Ehlert" w:date="2018-11-17T09:48:57.9724144" w:id="1238578168">
              <w:rPr/>
            </w:rPrChange>
          </w:rPr>
          <w:t xml:space="preserve">explana que</w:t>
        </w:r>
      </w:ins>
      <w:ins w:author="Gislene Cristina Ehlert" w:date="2018-11-17T09:48:57.9724144" w:id="2107275306">
        <w:del w:author="Dandara Conceição Lino de Lima" w:date="2018-12-08T18:11:05.0014824" w:id="851750524">
          <w:r w:rsidRPr="730EC655" w:rsidDel="3B2B3805" w:rsidR="730EC655">
            <w:rPr>
              <w:lang w:val="pt-BR"/>
              <w:rPrChange w:author="Gislene Cristina Ehlert" w:date="2018-11-17T09:48:57.9724144" w:id="1609245501">
                <w:rPr/>
              </w:rPrChange>
            </w:rPr>
            <w:delText xml:space="preserve">,</w:delText>
          </w:r>
        </w:del>
        <w:r w:rsidRPr="730EC655" w:rsidR="730EC655">
          <w:rPr>
            <w:lang w:val="pt-BR"/>
            <w:rPrChange w:author="Gislene Cristina Ehlert" w:date="2018-11-17T09:48:57.9724144" w:id="1958683095">
              <w:rPr/>
            </w:rPrChange>
          </w:rPr>
          <w:t xml:space="preserve"> em</w:t>
        </w:r>
        <w:r w:rsidRPr="730EC655" w:rsidR="730EC655">
          <w:rPr>
            <w:lang w:val="pt-BR"/>
            <w:rPrChange w:author="Gislene Cristina Ehlert" w:date="2018-11-17T09:48:57.9724144" w:id="1608141720">
              <w:rPr/>
            </w:rPrChange>
          </w:rPr>
          <w:t xml:space="preserve"> algumas palavras o estudante utiliza a escrita correta e completa (alfabética), e em outras palavras emprega as características da hipótese silábica. O último estágio é o alfabético, os educandos escrevem palavras completas e algumas corretas, porém ainda contendo dúvidas quanto a acentuação e ao uso de algumas letras especificas como por exemplo “Jiboia escreve com G ou J”, por conta disso os alunos que estão nessa fase ainda não são nomeados como alfabetizados.</w:t>
        </w:r>
      </w:ins>
    </w:p>
    <w:p w:rsidR="28D44647" w:rsidP="678BA8A9" w:rsidRDefault="28D44647" w14:paraId="644D9785" w14:textId="01EF5D4D" w14:noSpellErr="1">
      <w:pPr>
        <w:spacing w:line="360" w:lineRule="auto"/>
        <w:ind w:firstLine="567"/>
        <w:jc w:val="both"/>
        <w:rPr>
          <w:lang w:val="pt-BR"/>
          <w:rPrChange w:author="Leticia de Carvalho" w:date="2018-12-10T05:22:04.0584871" w:id="1975153511">
            <w:rPr/>
          </w:rPrChange>
        </w:rPr>
        <w:pPrChange w:author="Leticia de Carvalho" w:date="2018-12-10T05:22:04.0584871" w:id="71500290">
          <w:pPr>
            <w:ind w:firstLine="567"/>
            <w:jc w:val="both"/>
          </w:pPr>
        </w:pPrChange>
      </w:pPr>
      <w:del w:author="Dandara Conceição Lino de Lima" w:date="2018-12-08T18:04:01.4616499" w:id="1956762909">
        <w:r w:rsidRPr="28D44647" w:rsidDel="5B5CB693">
          <w:rPr>
            <w:lang w:val="pt-BR"/>
          </w:rPr>
          <w:delText>O</w:delText>
        </w:r>
      </w:del>
      <w:del w:author="Dandara Conceição Lino de Lima" w:date="2018-12-08T18:04:01.4616499" w:id="313603101">
        <w:r w:rsidRPr="28D44647" w:rsidDel="5B5CB693">
          <w:rPr>
            <w:lang w:val="pt-BR"/>
          </w:rPr>
          <w:delText xml:space="preserve"> jogo propõe auxiliar no avanço dessas hipóteses e a aprimorar a escrita alfabética das crianças que estão se alfabetizando, possibilitando que os estudantes reflitam sobre a escrita da palavra de forma lúdica e divertida.</w:delText>
        </w:r>
      </w:del>
      <w:r w:rsidRPr="28D44647">
        <w:rPr>
          <w:lang w:val="pt-BR"/>
        </w:rPr>
        <w:t xml:space="preserve">      </w:t>
      </w:r>
    </w:p>
    <w:p w:rsidR="69488777" w:rsidP="28D44647" w:rsidRDefault="69488777" w14:paraId="7B663CBB" w14:textId="3BEBB6C2">
      <w:pPr>
        <w:pStyle w:val="Corpodetexto"/>
        <w:rPr>
          <w:lang w:val="pt-BR"/>
        </w:rPr>
      </w:pPr>
    </w:p>
    <w:p w:rsidR="69488777" w:rsidP="69488777" w:rsidRDefault="69488777" w14:textId="32CF564E" w14:paraId="53105A0A" w14:noSpellErr="1">
      <w:pPr>
        <w:pStyle w:val="Ttulo2"/>
        <w:rPr>
          <w:lang w:val="pt-BR"/>
          <w:rPrChange w:author="Dandara Conceição Lino de Lima" w:date="2018-12-08T20:58:47.0934123" w:id="1872961269">
            <w:rPr/>
          </w:rPrChange>
        </w:rPr>
      </w:pPr>
      <w:r w:rsidRPr="69488777">
        <w:rPr>
          <w:lang w:val="pt-BR"/>
        </w:rPr>
        <w:t>CIÊNCIAS DA NATUREZA</w:t>
      </w:r>
    </w:p>
    <w:p w:rsidR="69488777" w:rsidP="28D44647" w:rsidRDefault="28D44647" w14:paraId="378B6909" w14:textId="3BAA771C" w14:noSpellErr="1">
      <w:pPr>
        <w:pStyle w:val="Corpodetexto"/>
        <w:rPr>
          <w:color w:val="000000" w:themeColor="text1"/>
          <w:lang w:val="pt-BR"/>
        </w:rPr>
      </w:pPr>
      <w:ins w:author="Dandara Conceição Lino de Lima" w:date="2018-12-08T18:21:11.1853548" w:id="638237685">
        <w:r w:rsidRPr="28D44647" w:rsidR="260ABBF5">
          <w:rPr>
            <w:color w:val="000000" w:themeColor="text1"/>
            <w:lang w:val="pt-BR"/>
          </w:rPr>
          <w:t>A aprendizagem de ciências da natu</w:t>
        </w:r>
      </w:ins>
      <w:ins w:author="Dandara Conceição Lino de Lima" w:date="2018-12-08T18:21:41.658613" w:id="381705061">
        <w:r w:rsidRPr="28D44647" w:rsidR="2306DA9F">
          <w:rPr>
            <w:color w:val="000000" w:themeColor="text1"/>
            <w:lang w:val="pt-BR"/>
          </w:rPr>
          <w:t xml:space="preserve">reza nos anos iniciais requer que </w:t>
        </w:r>
      </w:ins>
      <w:ins w:author="Dandara Conceição Lino de Lima" w:date="2018-12-08T18:22:11.9644993" w:id="333089664">
        <w:r w:rsidRPr="28D44647" w:rsidR="1CCEAACA">
          <w:rPr>
            <w:color w:val="000000" w:themeColor="text1"/>
            <w:lang w:val="pt-BR"/>
          </w:rPr>
          <w:t xml:space="preserve">seja </w:t>
        </w:r>
        <w:r w:rsidRPr="28D44647" w:rsidR="1CCEAACA">
          <w:rPr>
            <w:color w:val="000000" w:themeColor="text1"/>
            <w:lang w:val="pt-BR"/>
          </w:rPr>
          <w:t xml:space="preserve">trabalhado a </w:t>
        </w:r>
      </w:ins>
      <w:del w:author="Dandara Conceição Lino de Lima" w:date="2018-12-08T18:21:41.658613" w:id="2020087088">
        <w:r w:rsidRPr="28D44647" w:rsidDel="2306DA9F">
          <w:rPr>
            <w:color w:val="000000" w:themeColor="text1"/>
            <w:lang w:val="pt-BR"/>
          </w:rPr>
          <w:delText>No</w:delText>
        </w:r>
      </w:del>
      <w:del w:author="Dandara Conceição Lino de Lima" w:date="2018-12-08T18:21:41.658613" w:id="888235775">
        <w:r w:rsidRPr="28D44647" w:rsidDel="2306DA9F">
          <w:rPr>
            <w:color w:val="000000" w:themeColor="text1"/>
            <w:lang w:val="pt-BR"/>
          </w:rPr>
          <w:delText xml:space="preserve"> jogo elaborado pelas autoras é previsto que </w:delText>
        </w:r>
      </w:del>
      <w:del w:author="Dandara Conceição Lino de Lima" w:date="2018-12-08T18:22:11.9644993" w:id="1735071423">
        <w:r w:rsidRPr="28D44647" w:rsidDel="1CCEAACA">
          <w:rPr>
            <w:color w:val="000000" w:themeColor="text1"/>
            <w:lang w:val="pt-BR"/>
          </w:rPr>
          <w:delText xml:space="preserve">as crianças trabalhem </w:delText>
        </w:r>
      </w:del>
      <w:r w:rsidRPr="28D44647">
        <w:rPr>
          <w:color w:val="000000" w:themeColor="text1"/>
          <w:lang w:val="pt-BR"/>
        </w:rPr>
        <w:t xml:space="preserve">identifica</w:t>
      </w:r>
      <w:ins w:author="Dandara Conceição Lino de Lima" w:date="2018-12-08T18:22:11.9644993" w:id="1291992272">
        <w:r w:rsidRPr="28D44647" w:rsidR="1CCEAACA">
          <w:rPr>
            <w:color w:val="000000" w:themeColor="text1"/>
            <w:lang w:val="pt-BR"/>
          </w:rPr>
          <w:t xml:space="preserve">ção de</w:t>
        </w:r>
      </w:ins>
      <w:del w:author="Dandara Conceição Lino de Lima" w:date="2018-12-08T18:22:11.9644993" w:id="2085930304">
        <w:r w:rsidRPr="28D44647" w:rsidDel="1CCEAACA">
          <w:rPr>
            <w:color w:val="000000" w:themeColor="text1"/>
            <w:lang w:val="pt-BR"/>
          </w:rPr>
          <w:delText xml:space="preserve">ndo</w:delText>
        </w:r>
      </w:del>
      <w:r w:rsidRPr="28D44647">
        <w:rPr>
          <w:color w:val="000000" w:themeColor="text1"/>
          <w:lang w:val="pt-BR"/>
        </w:rPr>
        <w:t xml:space="preserve"> espécies</w:t>
      </w:r>
      <w:ins w:author="Dandara Conceição Lino de Lima" w:date="2018-12-08T18:22:42.3018308" w:id="1201570871">
        <w:r w:rsidRPr="28D44647" w:rsidR="758BD6EF">
          <w:rPr>
            <w:color w:val="000000" w:themeColor="text1"/>
            <w:lang w:val="pt-BR"/>
          </w:rPr>
          <w:t xml:space="preserve">.</w:t>
        </w:r>
      </w:ins>
      <w:r w:rsidRPr="28D44647">
        <w:rPr>
          <w:color w:val="000000" w:themeColor="text1"/>
          <w:lang w:val="pt-BR"/>
        </w:rPr>
        <w:t xml:space="preserve"> </w:t>
      </w:r>
      <w:ins w:author="Dandara Conceição Lino de Lima" w:date="2018-12-08T18:22:42.3018308" w:id="1903515350">
        <w:r w:rsidRPr="28D44647" w:rsidR="758BD6EF">
          <w:rPr>
            <w:color w:val="000000" w:themeColor="text1"/>
            <w:lang w:val="pt-BR"/>
          </w:rPr>
          <w:t xml:space="preserve">A</w:t>
        </w:r>
        <w:r w:rsidRPr="28D44647">
          <w:rPr>
            <w:color w:val="000000" w:themeColor="text1"/>
            <w:lang w:val="pt-BR"/>
          </w:rPr>
          <w:t xml:space="preserve">ssimilando características d</w:t>
        </w:r>
        <w:r w:rsidRPr="28D44647" w:rsidR="758BD6EF">
          <w:rPr>
            <w:color w:val="000000" w:themeColor="text1"/>
            <w:lang w:val="pt-BR"/>
          </w:rPr>
          <w:t xml:space="preserve">os animais</w:t>
        </w:r>
      </w:ins>
      <w:del w:author="Dandara Conceição Lino de Lima" w:date="2018-12-08T18:22:42.3018308" w:id="2074819140">
        <w:r w:rsidRPr="28D44647" w:rsidDel="758BD6EF">
          <w:rPr>
            <w:color w:val="000000" w:themeColor="text1"/>
            <w:lang w:val="pt-BR"/>
          </w:rPr>
          <w:delText xml:space="preserve">assimilando com características de animais vertebrados e invertebrados</w:delText>
        </w:r>
      </w:del>
      <w:r w:rsidRPr="28D44647">
        <w:rPr>
          <w:color w:val="000000" w:themeColor="text1"/>
          <w:lang w:val="pt-BR"/>
        </w:rPr>
        <w:t xml:space="preserve">, partes do corpo, o seu habitat, alimentação, e por meio dessas informações reconhecer de qual animal específico se trata. </w:t>
      </w:r>
      <w:ins w:author="Dandara Conceição Lino de Lima" w:date="2018-12-08T18:19:40.4964641" w:id="1219476433">
        <w:r w:rsidRPr="28D44647" w:rsidR="48AFBBD1">
          <w:rPr>
            <w:color w:val="000000" w:themeColor="text1"/>
            <w:lang w:val="pt-BR"/>
          </w:rPr>
          <w:t xml:space="preserve">A</w:t>
        </w:r>
      </w:ins>
      <w:del w:author="Dandara Conceição Lino de Lima" w:date="2018-12-08T18:19:40.4964641" w:id="51547217">
        <w:r w:rsidRPr="28D44647" w:rsidDel="48AFBBD1">
          <w:rPr>
            <w:color w:val="000000" w:themeColor="text1"/>
            <w:lang w:val="pt-BR"/>
          </w:rPr>
          <w:delText xml:space="preserve">De acordo com a</w:delText>
        </w:r>
      </w:del>
      <w:r w:rsidRPr="28D44647">
        <w:rPr>
          <w:color w:val="000000" w:themeColor="text1"/>
          <w:lang w:val="pt-BR"/>
        </w:rPr>
        <w:t xml:space="preserve"> Base Nacional Comum Curricular (BNCC)</w:t>
      </w:r>
      <w:ins w:author="Dandara Conceição Lino de Lima" w:date="2018-12-08T18:19:40.4964641" w:id="2141245536">
        <w:r w:rsidRPr="28D44647" w:rsidR="48AFBBD1">
          <w:rPr>
            <w:color w:val="000000" w:themeColor="text1"/>
            <w:lang w:val="pt-BR"/>
          </w:rPr>
          <w:t xml:space="preserve"> apresenta </w:t>
        </w:r>
      </w:ins>
      <w:r w:rsidRPr="28D44647">
        <w:rPr>
          <w:color w:val="000000" w:themeColor="text1"/>
          <w:lang w:val="pt-BR"/>
        </w:rPr>
        <w:t>como habilidades para o ensino de ciências da natureza nos 2° e 3° anos do ensino fundamental:</w:t>
      </w:r>
    </w:p>
    <w:p w:rsidR="69488777" w:rsidP="28D44647" w:rsidRDefault="28D44647" w14:paraId="32C8BB1D" w14:textId="40E2F4A4">
      <w:pPr>
        <w:pStyle w:val="Corpodetexto"/>
        <w:spacing w:line="240" w:lineRule="auto"/>
        <w:ind w:left="2268" w:firstLine="0"/>
        <w:rPr>
          <w:color w:val="000000" w:themeColor="text1"/>
          <w:sz w:val="20"/>
          <w:szCs w:val="20"/>
          <w:lang w:val="pt-BR"/>
        </w:rPr>
      </w:pPr>
      <w:r w:rsidRPr="28D44647">
        <w:rPr>
          <w:color w:val="000000" w:themeColor="text1"/>
          <w:sz w:val="20"/>
          <w:szCs w:val="20"/>
          <w:lang w:val="pt-BR"/>
        </w:rPr>
        <w:t xml:space="preserve">(EF02CI04) Descrever características de plantas e animais (tamanho, forma, cor, fase da vida, local onde se desenvolvem etc.) que fazem parte de seu cotidiano e relacioná-las ao ambiente em que eles vivem. </w:t>
      </w:r>
    </w:p>
    <w:p w:rsidR="69488777" w:rsidP="28D44647" w:rsidRDefault="28D44647" w14:paraId="2777D72A" w14:textId="2EC0EBEE">
      <w:pPr>
        <w:pStyle w:val="Corpodetexto"/>
        <w:spacing w:line="240" w:lineRule="auto"/>
        <w:ind w:left="2268" w:firstLine="0"/>
        <w:rPr>
          <w:color w:val="000000" w:themeColor="text1"/>
          <w:sz w:val="20"/>
          <w:szCs w:val="20"/>
          <w:lang w:val="pt-BR"/>
        </w:rPr>
      </w:pPr>
      <w:r w:rsidRPr="28D44647">
        <w:rPr>
          <w:color w:val="000000" w:themeColor="text1"/>
          <w:sz w:val="20"/>
          <w:szCs w:val="20"/>
          <w:lang w:val="pt-BR"/>
        </w:rPr>
        <w:t xml:space="preserve">(EF03CI04) Identificar características sobre o modo de vida (o que comem, como se reproduzem, como se deslocam etc.) dos animais mais comuns no ambiente próximo. </w:t>
      </w:r>
    </w:p>
    <w:p w:rsidR="69488777" w:rsidP="28D44647" w:rsidRDefault="28D44647" w14:paraId="3F0B7E8F" w14:textId="223C9511">
      <w:pPr>
        <w:pStyle w:val="Corpodetexto"/>
        <w:spacing w:line="240" w:lineRule="auto"/>
        <w:ind w:left="2268" w:firstLine="0"/>
        <w:rPr>
          <w:color w:val="000000" w:themeColor="text1"/>
          <w:sz w:val="20"/>
          <w:szCs w:val="20"/>
          <w:lang w:val="pt-BR"/>
        </w:rPr>
      </w:pPr>
      <w:r w:rsidRPr="28D44647">
        <w:rPr>
          <w:color w:val="000000" w:themeColor="text1"/>
          <w:sz w:val="20"/>
          <w:szCs w:val="20"/>
          <w:lang w:val="pt-BR"/>
        </w:rPr>
        <w:t xml:space="preserve">(EF03CI05) Descrever e comunicar as alterações que ocorrem desde o nascimento em animais de diferentes meios terrestres ou aquáticos, inclusive o homem. </w:t>
      </w:r>
    </w:p>
    <w:p w:rsidR="69488777" w:rsidP="28D44647" w:rsidRDefault="28D44647" w14:paraId="40ADB241" w14:textId="5ED4B008" w14:noSpellErr="1">
      <w:pPr>
        <w:pStyle w:val="Corpodetexto"/>
        <w:spacing w:line="240" w:lineRule="auto"/>
        <w:ind w:left="2268" w:firstLine="0"/>
        <w:rPr>
          <w:color w:val="000000" w:themeColor="text1"/>
          <w:lang w:val="pt-BR"/>
        </w:rPr>
      </w:pPr>
      <w:r w:rsidRPr="28D44647">
        <w:rPr>
          <w:color w:val="000000" w:themeColor="text1"/>
          <w:sz w:val="20"/>
          <w:szCs w:val="20"/>
          <w:lang w:val="pt-BR"/>
        </w:rPr>
        <w:t>(EF03CI06) Comparar alguns animais e organizar grupos com base em características externas comuns (presença de penas, pelos, escamas, bico, garras, antenas, patas etc.</w:t>
      </w:r>
      <w:r w:rsidRPr="28D44647">
        <w:rPr>
          <w:color w:val="000000" w:themeColor="text1"/>
          <w:sz w:val="20"/>
          <w:szCs w:val="20"/>
          <w:lang w:val="pt-BR"/>
        </w:rPr>
        <w:t>).</w:t>
      </w:r>
      <w:ins w:author="Dandara Conceição Lino de Lima" w:date="2018-12-08T17:44:17.710867" w:id="1140282137">
        <w:r w:rsidRPr="28D44647" w:rsidR="71E4A5D1">
          <w:rPr>
            <w:color w:val="000000" w:themeColor="text1"/>
            <w:sz w:val="20"/>
            <w:szCs w:val="20"/>
            <w:lang w:val="pt-BR"/>
          </w:rPr>
          <w:t xml:space="preserve"> (BRASIL</w:t>
        </w:r>
      </w:ins>
      <w:ins w:author="Dandara Conceição Lino de Lima" w:date="2018-12-08T18:20:10.7788986" w:id="1535222139">
        <w:r w:rsidRPr="28D44647" w:rsidR="474D04FC">
          <w:rPr>
            <w:color w:val="000000" w:themeColor="text1"/>
            <w:sz w:val="20"/>
            <w:szCs w:val="20"/>
            <w:lang w:val="pt-BR"/>
          </w:rPr>
          <w:t xml:space="preserve">, </w:t>
        </w:r>
      </w:ins>
      <w:del w:author="Dandara Conceição Lino de Lima" w:date="2018-12-08T17:44:17.710867" w:id="1008075405">
        <w:r w:rsidRPr="28D44647" w:rsidDel="71E4A5D1">
          <w:rPr>
            <w:color w:val="000000" w:themeColor="text1"/>
            <w:sz w:val="20"/>
            <w:szCs w:val="20"/>
            <w:lang w:val="pt-BR"/>
          </w:rPr>
          <w:delText>MEC</w:delText>
        </w:r>
      </w:del>
      <w:r w:rsidR="00653115">
        <w:rPr>
          <w:rStyle w:val="Refdecomentrio"/>
        </w:rPr>
      </w:r>
      <w:del w:author="Dandara Conceição Lino de Lima" w:date="2018-12-08T17:44:17.710867" w:id="1675743042">
        <w:r w:rsidRPr="28D44647" w:rsidDel="71E4A5D1">
          <w:rPr>
            <w:color w:val="000000" w:themeColor="text1"/>
            <w:sz w:val="20"/>
            <w:szCs w:val="20"/>
            <w:lang w:val="pt-BR"/>
          </w:rPr>
          <w:delText xml:space="preserve">, </w:delText>
        </w:r>
      </w:del>
      <w:r w:rsidRPr="28D44647">
        <w:rPr>
          <w:color w:val="000000" w:themeColor="text1"/>
          <w:sz w:val="20"/>
          <w:szCs w:val="20"/>
          <w:lang w:val="pt-BR"/>
        </w:rPr>
        <w:t>201</w:t>
      </w:r>
      <w:ins w:author="Gislene Cristina Ehlert" w:date="2018-12-08T17:44:48.1286141" w:id="1590503489">
        <w:r w:rsidRPr="28D44647" w:rsidR="0CBA7AFA">
          <w:rPr>
            <w:color w:val="000000" w:themeColor="text1"/>
            <w:sz w:val="20"/>
            <w:szCs w:val="20"/>
            <w:lang w:val="pt-BR"/>
          </w:rPr>
          <w:t xml:space="preserve">8</w:t>
        </w:r>
      </w:ins>
      <w:r w:rsidRPr="28D44647">
        <w:rPr>
          <w:color w:val="000000" w:themeColor="text1"/>
          <w:sz w:val="20"/>
          <w:szCs w:val="20"/>
          <w:lang w:val="pt-BR"/>
        </w:rPr>
        <w:t xml:space="preserve">, p.333-335)  </w:t>
      </w:r>
    </w:p>
    <w:p w:rsidR="69488777" w:rsidDel="207F90CC" w:rsidP="5FC88943" w:rsidRDefault="28D44647" w14:paraId="41CD1699" w14:textId="28F6FD24">
      <w:pPr>
        <w:pStyle w:val="Corpodetexto"/>
        <w:spacing w:before="0" w:beforeAutospacing="off" w:after="0" w:afterAutospacing="off" w:line="360" w:lineRule="auto"/>
        <w:ind w:left="0" w:right="0" w:firstLine="567"/>
        <w:jc w:val="both"/>
        <w:rPr>
          <w:del w:author="Dandara Conceição Lino de Lima" w:date="2018-12-08T19:02:22.0333764" w:id="494076768"/>
          <w:lang w:val="pt-BR"/>
        </w:rPr>
        <w:pPrChange w:author="Vanessa Cristina Viebrantz" w:date="2018-12-08T19:47:37.002317" w:id="813824332">
          <w:pPr>
            <w:pStyle w:val="Corpodetexto"/>
          </w:pPr>
        </w:pPrChange>
      </w:pPr>
      <w:del w:author="Dandara Conceição Lino de Lima" w:date="2018-12-08T19:44:04.7250006" w:id="416839672">
        <w:r w:rsidRPr="28D44647" w:rsidDel="1B3E92C5">
          <w:rPr>
            <w:lang w:val="pt-BR"/>
          </w:rPr>
          <w:delText>Tendo</w:delText>
        </w:r>
        <w:r w:rsidRPr="28D44647" w:rsidDel="1B3E92C5">
          <w:rPr>
            <w:lang w:val="pt-BR"/>
          </w:rPr>
          <w:delText xml:space="preserve"> como suporte a BNCC, o jogo pode ser usado </w:delText>
        </w:r>
      </w:del>
      <w:ins w:author="Dandara Conceição Lino de Lima" w:date="2018-12-08T19:45:35.6649511" w:id="842116420">
        <w:del w:author="Vanessa Cristina Viebrantz" w:date="2018-12-08T19:53:10.4900528" w:id="1949743822">
          <w:r w:rsidRPr="28D44647" w:rsidDel="327B8527" w:rsidR="5E0B5066">
            <w:rPr>
              <w:lang w:val="pt-BR"/>
            </w:rPr>
            <w:delText xml:space="preserve">Pa</w:delText>
          </w:r>
        </w:del>
      </w:ins>
      <w:del w:author="Dandara Conceição Lino de Lima" w:date="2018-12-08T19:45:35.6649511" w:id="429160166">
        <w:r w:rsidRPr="28D44647" w:rsidDel="5E0B5066">
          <w:rPr>
            <w:lang w:val="pt-BR"/>
          </w:rPr>
          <w:delText xml:space="preserve">em s</w:delText>
        </w:r>
      </w:del>
      <w:del w:author="Vanessa Cristina Viebrantz" w:date="2018-12-08T19:53:10.4900528" w:id="929166969">
        <w:r w:rsidRPr="28D44647" w:rsidDel="327B8527">
          <w:rPr>
            <w:lang w:val="pt-BR"/>
          </w:rPr>
          <w:delText xml:space="preserve">a</w:delText>
        </w:r>
      </w:del>
      <w:del w:author="Dandara Conceição Lino de Lima" w:date="2018-12-08T19:45:35.6649511" w:id="852344115">
        <w:r w:rsidRPr="28D44647" w:rsidDel="5E0B5066">
          <w:rPr>
            <w:lang w:val="pt-BR"/>
          </w:rPr>
          <w:delText xml:space="preserve">la de aula</w:delText>
        </w:r>
      </w:del>
      <w:del w:author="Vanessa Cristina Viebrantz" w:date="2018-12-08T19:46:36.0480117" w:id="1326588245">
        <w:r w:rsidRPr="28D44647" w:rsidDel="777D2339">
          <w:rPr>
            <w:lang w:val="pt-BR"/>
          </w:rPr>
          <w:delText xml:space="preserve"> para</w:delText>
        </w:r>
      </w:del>
      <w:ins w:author="Vanessa Cristina Viebrantz" w:date="2018-12-08T19:53:10.4900528" w:id="939698881">
        <w:r w:rsidRPr="28D44647" w:rsidR="327B8527">
          <w:rPr>
            <w:lang w:val="pt-BR"/>
          </w:rPr>
          <w:t xml:space="preserve">Os </w:t>
        </w:r>
      </w:ins>
      <w:del w:author="Vanessa Cristina Viebrantz" w:date="2018-12-08T19:53:10.4900528" w:id="108500585">
        <w:r w:rsidRPr="28D44647" w:rsidDel="327B8527">
          <w:rPr>
            <w:lang w:val="pt-BR"/>
          </w:rPr>
          <w:delText xml:space="preserve"> adentrar nos </w:delText>
        </w:r>
      </w:del>
      <w:ins w:author="Dandara Conceição Lino de Lima" w:date="2018-12-08T19:53:40.5868639" w:id="99199934">
        <w:r w:rsidRPr="28D44647">
          <w:rPr>
            <w:lang w:val="pt-BR"/>
          </w:rPr>
          <w:t xml:space="preserve">conceitos de ciência</w:t>
        </w:r>
        <w:r w:rsidRPr="28D44647" w:rsidR="6D11D962">
          <w:rPr>
            <w:lang w:val="pt-BR"/>
          </w:rPr>
          <w:t xml:space="preserve">s</w:t>
        </w:r>
      </w:ins>
      <w:ins w:author="Vanessa Cristina Viebrantz" w:date="2018-12-08T19:47:37.002317" w:id="331547922">
        <w:r w:rsidRPr="28D44647" w:rsidR="5FC88943">
          <w:rPr>
            <w:lang w:val="pt-BR"/>
          </w:rPr>
          <w:t xml:space="preserve"> da </w:t>
        </w:r>
        <w:r w:rsidRPr="28D44647" w:rsidR="5FC88943">
          <w:rPr>
            <w:lang w:val="pt-BR"/>
          </w:rPr>
          <w:t xml:space="preserve">natureza</w:t>
        </w:r>
      </w:ins>
      <w:ins w:author="Dandara Conceição Lino de Lima" w:date="2018-12-08T19:53:40.5868639" w:id="1370001765">
        <w:r w:rsidRPr="28D44647" w:rsidR="6D11D962">
          <w:rPr>
            <w:lang w:val="pt-BR"/>
          </w:rPr>
          <w:t xml:space="preserve"> que são aprendidos </w:t>
        </w:r>
      </w:ins>
      <w:ins w:author="Dandara Conceição Lino de Lima" w:date="2018-12-08T20:00:08.7839284" w:id="857837086">
        <w:r w:rsidRPr="28D44647" w:rsidR="3A7F78E7">
          <w:rPr>
            <w:lang w:val="pt-BR"/>
          </w:rPr>
          <w:t xml:space="preserve">n</w:t>
        </w:r>
      </w:ins>
      <w:ins w:author="Dandara Conceição Lino de Lima" w:date="2018-12-08T19:47:06.2564443" w:id="664977032">
        <w:del w:author="Vanessa Cristina Viebrantz" w:date="2018-12-08T19:47:37.002317" w:id="1524937340">
          <w:r w:rsidRPr="28D44647" w:rsidDel="5FC88943" w:rsidR="288856DF">
            <w:rPr>
              <w:lang w:val="pt-BR"/>
            </w:rPr>
            <w:delText xml:space="preserve">,</w:delText>
          </w:r>
        </w:del>
      </w:ins>
      <w:del w:author="Dandara Conceição Lino de Lima" w:date="2018-12-08T19:45:05.4141249" w:id="1015706622">
        <w:r w:rsidRPr="28D44647" w:rsidDel="0E822BFB">
          <w:rPr>
            <w:lang w:val="pt-BR"/>
          </w:rPr>
          <w:delText xml:space="preserve">s, tendo a mediação do professor para planejar e organizar a aula</w:delText>
        </w:r>
      </w:del>
      <w:del w:author="Dandara Conceição Lino de Lima" w:date="2018-12-08T19:43:34.4060914" w:id="1049550658">
        <w:r w:rsidRPr="28D44647" w:rsidDel="3FB574CB">
          <w:rPr>
            <w:lang w:val="pt-BR"/>
          </w:rPr>
          <w:delText xml:space="preserve"> e posteriormente pensar formas de aprofundar esse conhecimento adquirido durante o jogo, programando outras atividades de estudos de alguns animais específicos, como por exemplo, os animais que eles mais demonstraram interesse enquanto </w:delText>
        </w:r>
        <w:r w:rsidRPr="28D44647" w:rsidDel="3FB574CB">
          <w:rPr>
            <w:lang w:val="pt-BR"/>
          </w:rPr>
          <w:delText xml:space="preserve">, e ir além das dicas dadas no “adivinha bicho”, podendo até surgir variados projetos sobre tais bichos determinados, ou grupo como insetos, mamíferos, aves, entre outros, dessa forma, intensificando os conhecimentos sobre as características e modo de vida de certo animal ou grupo.</w:delText>
        </w:r>
      </w:del>
      <w:del w:author="Dandara Conceição Lino de Lima" w:date="2018-12-08T19:47:06.2564443" w:id="449548307">
        <w:r w:rsidRPr="28D44647" w:rsidDel="288856DF">
          <w:rPr>
            <w:lang w:val="pt-BR"/>
          </w:rPr>
          <w:delText xml:space="preserve">  </w:delText>
        </w:r>
      </w:del>
      <w:del w:author="Dandara Conceição Lino de Lima" w:date="2018-12-08T19:02:22.0333764" w:id="203477286">
        <w:r w:rsidRPr="28D44647" w:rsidDel="207F90CC">
          <w:rPr>
            <w:lang w:val="pt-BR"/>
          </w:rPr>
          <w:delText xml:space="preserve"> </w:delText>
        </w:r>
      </w:del>
    </w:p>
    <w:p w:rsidR="69488777" w:rsidDel="5FC88943" w:rsidP="288856DF" w:rsidRDefault="28D44647" w14:paraId="255B9912" w14:textId="23D6D9A7">
      <w:pPr>
        <w:pStyle w:val="Corpodetexto"/>
        <w:spacing w:before="0" w:beforeAutospacing="off" w:after="0" w:afterAutospacing="off" w:line="360" w:lineRule="auto"/>
        <w:ind w:left="0" w:right="0" w:firstLine="567"/>
        <w:jc w:val="both"/>
        <w:rPr>
          <w:del w:author="Vanessa Cristina Viebrantz" w:date="2018-12-08T19:47:37.002317" w:id="1461355858"/>
          <w:lang w:val="pt-BR"/>
          <w:rPrChange w:author="Dandara Conceição Lino de Lima" w:date="2018-12-08T19:47:06.2564443" w:id="1783358559">
            <w:rPr/>
          </w:rPrChange>
        </w:rPr>
        <w:pPrChange w:author="Dandara Conceição Lino de Lima" w:date="2018-12-08T19:47:06.2564443" w:id="941388114">
          <w:pPr>
            <w:pStyle w:val="Corpodetexto"/>
          </w:pPr>
        </w:pPrChange>
      </w:pPr>
      <w:ins w:author="Vanessa Cristina Viebrantz" w:date="2018-12-08T19:46:36.0480117" w:id="344727611">
        <w:del w:author="Dandara Conceição Lino de Lima" w:date="2018-12-08T19:47:06.2564443" w:id="2056830544">
          <w:r w:rsidRPr="777D2339" w:rsidDel="288856DF" w:rsidR="777D2339">
            <w:rPr>
              <w:lang w:val="pt-BR"/>
              <w:rPrChange w:author="Vanessa Cristina Viebrantz" w:date="2018-12-08T19:46:36.0480117" w:id="1442360191">
                <w:rPr/>
              </w:rPrChange>
            </w:rPr>
            <w:delText>q</w:delText>
          </w:r>
        </w:del>
      </w:ins>
    </w:p>
    <w:p w:rsidR="777D2339" w:rsidDel="288856DF" w:rsidP="777D2339" w:rsidRDefault="777D2339" w14:paraId="31E276CB" w14:textId="6452689F">
      <w:pPr>
        <w:pStyle w:val="Corpodetexto"/>
        <w:bidi w:val="0"/>
        <w:spacing w:before="0" w:beforeAutospacing="off" w:after="0" w:afterAutospacing="off" w:line="360" w:lineRule="auto"/>
        <w:ind w:left="0" w:right="0" w:firstLine="567"/>
        <w:jc w:val="both"/>
        <w:rPr>
          <w:del w:author="Dandara Conceição Lino de Lima" w:date="2018-12-08T19:47:06.2564443" w:id="112522010"/>
          <w:lang w:val="pt-BR"/>
          <w:rPrChange w:author="Vanessa Cristina Viebrantz" w:date="2018-12-08T19:46:36.0480117" w:id="352932825">
            <w:rPr/>
          </w:rPrChange>
        </w:rPr>
        <w:pPrChange w:author="Vanessa Cristina Viebrantz" w:date="2018-12-08T19:46:36.0480117" w:id="1449860463">
          <w:pPr/>
        </w:pPrChange>
      </w:pPr>
    </w:p>
    <w:p w:rsidR="69488777" w:rsidDel="524D833B" w:rsidP="6D11D962" w:rsidRDefault="28D44647" w14:paraId="57802E51" w14:textId="0F99C09F">
      <w:pPr>
        <w:pStyle w:val="Corpodetexto"/>
        <w:spacing w:before="0" w:beforeAutospacing="off" w:after="0" w:afterAutospacing="off" w:line="360" w:lineRule="auto"/>
        <w:ind w:left="0" w:right="0" w:firstLine="567"/>
        <w:jc w:val="both"/>
        <w:rPr>
          <w:del w:author="Vanessa Cristina Viebrantz" w:date="2018-12-08T19:54:10.6908612" w:id="1787445984"/>
          <w:lang w:val="pt-BR"/>
          <w:rPrChange w:author="Dandara Conceição Lino de Lima" w:date="2018-12-08T19:53:40.5868639" w:id="1183582764">
            <w:rPr/>
          </w:rPrChange>
        </w:rPr>
        <w:pPrChange w:author="Dandara Conceição Lino de Lima" w:date="2018-12-08T19:53:40.5868639" w:id="941388114">
          <w:pPr>
            <w:pStyle w:val="Corpodetexto"/>
          </w:pPr>
        </w:pPrChange>
      </w:pPr>
      <w:del w:author="Dandara Conceição Lino de Lima" w:date="2018-12-08T19:48:07.2380165" w:id="804292836">
        <w:r w:rsidRPr="28D44647" w:rsidDel="33B4870A" w:rsidR="5FC88943">
          <w:rPr>
            <w:lang w:val="pt-BR"/>
          </w:rPr>
          <w:delText xml:space="preserve">E</w:delText>
        </w:r>
      </w:del>
      <w:ins w:author="Vanessa Cristina Viebrantz" w:date="2018-12-08T19:54:10.6908612" w:id="407274385">
        <w:r w:rsidRPr="524D833B" w:rsidR="524D833B">
          <w:rPr>
            <w:lang w:val="pt-BR"/>
            <w:rPrChange w:author="Vanessa Cristina Viebrantz" w:date="2018-12-08T19:54:10.6908612" w:id="135464943">
              <w:rPr/>
            </w:rPrChange>
          </w:rPr>
          <w:t xml:space="preserve">o período escolar </w:t>
        </w:r>
      </w:ins>
      <w:ins w:author="Dandara Conceição Lino de Lima" w:date="2018-12-08T19:55:11.0834115" w:id="674291166">
        <w:r w:rsidRPr="524D833B" w:rsidR="65AF16B1">
          <w:rPr>
            <w:lang w:val="pt-BR"/>
            <w:rPrChange w:author="Vanessa Cristina Viebrantz" w:date="2018-12-08T19:54:10.6908612" w:id="1565243027">
              <w:rPr/>
            </w:rPrChange>
          </w:rPr>
          <w:t xml:space="preserve">são de grande relevância para compreender </w:t>
        </w:r>
      </w:ins>
      <w:ins w:author="Dandara Conceição Lino de Lima" w:date="2018-12-08T19:56:11.9981834" w:id="481149960">
        <w:r w:rsidRPr="524D833B" w:rsidR="7B4456AF">
          <w:rPr>
            <w:lang w:val="pt-BR"/>
            <w:rPrChange w:author="Vanessa Cristina Viebrantz" w:date="2018-12-08T19:54:10.6908612" w:id="1580537135">
              <w:rPr/>
            </w:rPrChange>
          </w:rPr>
          <w:t xml:space="preserve">o</w:t>
        </w:r>
      </w:ins>
      <w:ins w:author="Dandara Conceição Lino de Lima" w:date="2018-12-08T19:57:12.6652809" w:id="2065758347">
        <w:r w:rsidRPr="524D833B" w:rsidR="6774149B">
          <w:rPr>
            <w:lang w:val="pt-BR"/>
            <w:rPrChange w:author="Vanessa Cristina Viebrantz" w:date="2018-12-08T19:54:10.6908612" w:id="891505735">
              <w:rPr/>
            </w:rPrChange>
          </w:rPr>
          <w:t xml:space="preserve">s fenômenos naturais, o</w:t>
        </w:r>
      </w:ins>
      <w:ins w:author="Dandara Conceição Lino de Lima" w:date="2018-12-08T19:56:11.9981834" w:id="1053615353">
        <w:r w:rsidRPr="524D833B" w:rsidR="7B4456AF">
          <w:rPr>
            <w:lang w:val="pt-BR"/>
            <w:rPrChange w:author="Vanessa Cristina Viebrantz" w:date="2018-12-08T19:54:10.6908612" w:id="865873282">
              <w:rPr/>
            </w:rPrChange>
          </w:rPr>
          <w:t xml:space="preserve"> ambiente que nos</w:t>
        </w:r>
      </w:ins>
    </w:p>
    <w:p w:rsidR="524D833B" w:rsidDel="59434273" w:rsidP="524D833B" w:rsidRDefault="524D833B" w14:paraId="52DA6BE6" w14:textId="54B707F9">
      <w:pPr>
        <w:pStyle w:val="Corpodetexto"/>
        <w:bidi w:val="0"/>
        <w:spacing w:before="0" w:beforeAutospacing="off" w:after="0" w:afterAutospacing="off" w:line="360" w:lineRule="auto"/>
        <w:ind w:left="0" w:right="0" w:firstLine="567"/>
        <w:jc w:val="both"/>
        <w:rPr>
          <w:del w:author="Vanessa Cristina Viebrantz" w:date="2018-12-08T19:54:40.8821743" w:id="1814349826"/>
          <w:lang w:val="pt-BR"/>
          <w:rPrChange w:author="Vanessa Cristina Viebrantz" w:date="2018-12-08T19:54:10.6908612" w:id="1516556803">
            <w:rPr/>
          </w:rPrChange>
        </w:rPr>
        <w:pPrChange w:author="Vanessa Cristina Viebrantz" w:date="2018-12-08T19:54:10.6908612" w:id="740685945">
          <w:pPr/>
        </w:pPrChange>
      </w:pPr>
    </w:p>
    <w:p w:rsidR="59434273" w:rsidDel="59D2F5EA" w:rsidP="65AF16B1" w:rsidRDefault="59434273" w14:paraId="62AF4B54" w14:textId="4D0A406B">
      <w:pPr>
        <w:pStyle w:val="Corpodetexto"/>
        <w:spacing w:before="0" w:beforeAutospacing="off" w:after="0" w:afterAutospacing="off" w:line="360" w:lineRule="auto"/>
        <w:ind w:left="0" w:right="0" w:firstLine="567"/>
        <w:jc w:val="both"/>
        <w:rPr>
          <w:del w:author="Dandara Conceição Lino de Lima" w:date="2018-12-08T19:55:41.7039185" w:id="478538669"/>
          <w:lang w:val="pt-BR"/>
          <w:rPrChange w:author="Dandara Conceição Lino de Lima" w:date="2018-12-08T19:55:11.0834115" w:id="1302814961">
            <w:rPr/>
          </w:rPrChange>
        </w:rPr>
        <w:pPrChange w:author="Dandara Conceição Lino de Lima" w:date="2018-12-08T19:55:11.0834115" w:id="972673321">
          <w:pPr/>
        </w:pPrChange>
      </w:pPr>
      <w:ins w:author="Dandara Conceição Lino de Lima" w:date="2018-12-08T19:55:41.7039185" w:id="1574725424">
        <w:r w:rsidRPr="59D2F5EA" w:rsidR="59D2F5EA">
          <w:rPr>
            <w:lang w:val="pt-BR"/>
            <w:rPrChange w:author="Dandara Conceição Lino de Lima" w:date="2018-12-08T19:55:41.7039185" w:id="2111742632">
              <w:rPr/>
            </w:rPrChange>
          </w:rPr>
          <w:t xml:space="preserve"> cerca</w:t>
        </w:r>
      </w:ins>
      <w:ins w:author="Dandara Conceição Lino de Lima" w:date="2018-12-08T19:56:11.9981834" w:id="604509117">
        <w:r w:rsidRPr="59D2F5EA" w:rsidR="7B4456AF">
          <w:rPr>
            <w:lang w:val="pt-BR"/>
            <w:rPrChange w:author="Dandara Conceição Lino de Lima" w:date="2018-12-08T19:55:41.7039185" w:id="508523758">
              <w:rPr/>
            </w:rPrChange>
          </w:rPr>
          <w:t>,</w:t>
        </w:r>
      </w:ins>
      <w:ins w:author="Dandara Conceição Lino de Lima" w:date="2018-12-08T19:56:11.9981834" w:id="1233282122">
        <w:r w:rsidRPr="59D2F5EA" w:rsidR="7B4456AF">
          <w:rPr>
            <w:lang w:val="pt-BR"/>
            <w:rPrChange w:author="Dandara Conceição Lino de Lima" w:date="2018-12-08T19:55:41.7039185" w:id="1199961413">
              <w:rPr/>
            </w:rPrChange>
          </w:rPr>
          <w:t xml:space="preserve"> </w:t>
        </w:r>
      </w:ins>
      <w:ins w:author="Dandara Conceição Lino de Lima" w:date="2018-12-08T19:55:41.7039185" w:id="249014156">
        <w:r w:rsidRPr="59D2F5EA" w:rsidR="59D2F5EA">
          <w:rPr>
            <w:lang w:val="pt-BR"/>
            <w:rPrChange w:author="Dandara Conceição Lino de Lima" w:date="2018-12-08T19:55:41.7039185" w:id="1534657734">
              <w:rPr/>
            </w:rPrChange>
          </w:rPr>
          <w:t xml:space="preserve">a vida que habita no </w:t>
        </w:r>
        <w:r w:rsidRPr="59D2F5EA" w:rsidR="59D2F5EA">
          <w:rPr>
            <w:lang w:val="pt-BR"/>
            <w:rPrChange w:author="Dandara Conceição Lino de Lima" w:date="2018-12-08T19:55:41.7039185" w:id="1424641069">
              <w:rPr/>
            </w:rPrChange>
          </w:rPr>
          <w:t>planeta terra</w:t>
        </w:r>
      </w:ins>
      <w:ins w:author="Dandara Conceição Lino de Lima" w:date="2018-12-08T19:58:37.7322102" w:id="2137859846">
        <w:r w:rsidRPr="59D2F5EA" w:rsidR="2D1CD0F3">
          <w:rPr>
            <w:lang w:val="pt-BR"/>
            <w:rPrChange w:author="Dandara Conceição Lino de Lima" w:date="2018-12-08T19:55:41.7039185" w:id="1435746651">
              <w:rPr/>
            </w:rPrChange>
          </w:rPr>
          <w:t>, entre outros temas</w:t>
        </w:r>
      </w:ins>
      <w:ins w:author="Dandara Conceição Lino de Lima" w:date="2018-12-08T19:55:41.7039185" w:id="1943301430">
        <w:r w:rsidRPr="59D2F5EA" w:rsidR="59D2F5EA">
          <w:rPr>
            <w:lang w:val="pt-BR"/>
            <w:rPrChange w:author="Dandara Conceição Lino de Lima" w:date="2018-12-08T19:55:41.7039185" w:id="434819279">
              <w:rPr/>
            </w:rPrChange>
          </w:rPr>
          <w:t>.</w:t>
        </w:r>
      </w:ins>
      <w:ins w:author="Dandara Conceição Lino de Lima" w:date="2018-12-08T20:09:44.9613008" w:id="484725573">
        <w:r w:rsidRPr="59D2F5EA" w:rsidR="0D97AC1D">
          <w:rPr>
            <w:lang w:val="pt-BR"/>
            <w:rPrChange w:author="Dandara Conceição Lino de Lima" w:date="2018-12-08T19:55:41.7039185" w:id="182574943">
              <w:rPr/>
            </w:rPrChange>
          </w:rPr>
          <w:t xml:space="preserve"> </w:t>
        </w:r>
      </w:ins>
      <w:ins w:author="Dandara Conceição Lino de Lima" w:date="2018-12-08T20:17:19.9794716" w:id="1775551158">
        <w:r w:rsidRPr="59D2F5EA" w:rsidR="6C082D9C">
          <w:rPr>
            <w:lang w:val="pt-BR"/>
            <w:rPrChange w:author="Dandara Conceição Lino de Lima" w:date="2018-12-08T19:55:41.7039185" w:id="1760290916">
              <w:rPr/>
            </w:rPrChange>
          </w:rPr>
          <w:t xml:space="preserve">Bem como é importante retratar o conhecimento científico</w:t>
        </w:r>
      </w:ins>
      <w:ins w:author="Dandara Conceição Lino de Lima" w:date="2018-12-08T20:24:55.009347" w:id="1477280265">
        <w:r w:rsidRPr="59D2F5EA" w:rsidR="1E3960B0">
          <w:rPr>
            <w:lang w:val="pt-BR"/>
            <w:rPrChange w:author="Dandara Conceição Lino de Lima" w:date="2018-12-08T19:55:41.7039185" w:id="1009017930">
              <w:rPr/>
            </w:rPrChange>
          </w:rPr>
          <w:t xml:space="preserve">. </w:t>
        </w:r>
      </w:ins>
    </w:p>
    <w:p w:rsidR="59D2F5EA" w:rsidDel="73A54624" w:rsidP="6C082D9C" w:rsidRDefault="59D2F5EA" w14:paraId="36382614" w14:textId="3D442023">
      <w:pPr>
        <w:pStyle w:val="Corpodetexto"/>
        <w:bidi w:val="0"/>
        <w:spacing w:before="0" w:beforeAutospacing="off" w:after="0" w:afterAutospacing="off" w:line="360" w:lineRule="auto"/>
        <w:ind w:left="0" w:right="0" w:firstLine="567"/>
        <w:jc w:val="both"/>
        <w:rPr>
          <w:del w:author="Dandara Conceição Lino de Lima" w:date="2018-12-08T20:17:50.4485447" w:id="1305362136"/>
          <w:lang w:val="pt-BR"/>
          <w:rPrChange w:author="Dandara Conceição Lino de Lima" w:date="2018-12-08T20:17:19.9794716" w:id="1205734445">
            <w:rPr/>
          </w:rPrChange>
        </w:rPr>
        <w:pPrChange w:author="Dandara Conceição Lino de Lima" w:date="2018-12-08T20:17:19.9794716" w:id="1274959119">
          <w:pPr/>
        </w:pPrChange>
      </w:pPr>
    </w:p>
    <w:p w:rsidR="69488777" w:rsidDel="32E102BB" w:rsidP="252434BC" w:rsidRDefault="28D44647" w14:paraId="7CEF2FAC" w14:textId="0C74B3E3">
      <w:pPr>
        <w:pStyle w:val="Corpodetexto"/>
        <w:spacing w:before="0" w:beforeAutospacing="off" w:after="0" w:afterAutospacing="off" w:line="360" w:lineRule="auto"/>
        <w:ind w:left="0" w:right="0" w:firstLine="567"/>
        <w:jc w:val="both"/>
        <w:rPr>
          <w:del w:author="Dandara Conceição Lino de Lima" w:date="2018-12-08T20:43:06.5757861" w:id="16277027"/>
          <w:rFonts w:ascii="Times New Roman" w:hAnsi="Times New Roman" w:eastAsia="Times New Roman" w:cs="Times New Roman"/>
          <w:noProof w:val="0"/>
          <w:sz w:val="24"/>
          <w:szCs w:val="24"/>
          <w:lang w:val="pt-BR"/>
          <w:rPrChange w:author="Dandara Conceição Lino de Lima" w:date="2018-12-08T20:42:36.5608546" w:id="432702476">
            <w:rPr/>
          </w:rPrChange>
        </w:rPr>
        <w:pPrChange w:author="Dandara Conceição Lino de Lima" w:date="2018-12-08T20:42:36.5608546" w:id="941388114">
          <w:pPr>
            <w:pStyle w:val="Corpodetexto"/>
          </w:pPr>
        </w:pPrChange>
      </w:pPr>
      <w:ins w:author="Dandara Conceição Lino de Lima" w:date="2018-12-08T20:38:03.7111978" w:id="215040248">
        <w:r w:rsidRPr="426D01B9" w:rsidR="426D01B9">
          <w:rPr>
            <w:noProof w:val="0"/>
            <w:color w:val="000000" w:themeColor="text1" w:themeTint="FF" w:themeShade="FF"/>
            <w:sz w:val="24"/>
            <w:szCs w:val="24"/>
            <w:lang w:val="pt-BR"/>
            <w:rPrChange w:author="Dandara Conceição Lino de Lima" w:date="2018-12-08T20:38:03.7111978" w:id="714988569">
              <w:rPr/>
            </w:rPrChange>
          </w:rPr>
          <w:t>Pereira et al. (2009)</w:t>
        </w:r>
      </w:ins>
      <w:ins w:author="Dandara Conceição Lino de Lima" w:date="2018-12-08T20:39:04.4421689" w:id="1698506860">
        <w:r w:rsidRPr="426D01B9" w:rsidR="53D820FF">
          <w:rPr>
            <w:noProof w:val="0"/>
            <w:color w:val="000000" w:themeColor="text1" w:themeTint="FF" w:themeShade="FF"/>
            <w:sz w:val="24"/>
            <w:szCs w:val="24"/>
            <w:lang w:val="pt-BR"/>
            <w:rPrChange w:author="Dandara Conceição Lino de Lima" w:date="2018-12-08T20:38:03.7111978" w:id="1209839176">
              <w:rPr/>
            </w:rPrChange>
          </w:rPr>
          <w:t xml:space="preserve"> indaga que a</w:t>
        </w:r>
        <w:r w:rsidRPr="53D820FF" w:rsidR="53D820FF">
          <w:rPr>
            <w:rFonts w:ascii="Times New Roman" w:hAnsi="Times New Roman" w:eastAsia="Times New Roman" w:cs="Times New Roman"/>
            <w:noProof w:val="0"/>
            <w:sz w:val="24"/>
            <w:szCs w:val="24"/>
            <w:lang w:val="pt-BR"/>
            <w:rPrChange w:author="Dandara Conceição Lino de Lima" w:date="2018-12-08T20:39:04.4421689" w:id="668697715">
              <w:rPr/>
            </w:rPrChange>
          </w:rPr>
          <w:t xml:space="preserve"> ciência é um conhecimento que ajuda a explicar o mundo, está correlacionada a sociedade e a cultura</w:t>
        </w:r>
      </w:ins>
      <w:ins w:author="Dandara Conceição Lino de Lima" w:date="2018-12-08T20:42:36.5608546" w:id="857471027">
        <w:r w:rsidRPr="53D820FF" w:rsidR="252434BC">
          <w:rPr>
            <w:rFonts w:ascii="Times New Roman" w:hAnsi="Times New Roman" w:eastAsia="Times New Roman" w:cs="Times New Roman"/>
            <w:noProof w:val="0"/>
            <w:sz w:val="24"/>
            <w:szCs w:val="24"/>
            <w:lang w:val="pt-BR"/>
            <w:rPrChange w:author="Dandara Conceição Lino de Lima" w:date="2018-12-08T20:39:04.4421689" w:id="1570127983">
              <w:rPr/>
            </w:rPrChange>
          </w:rPr>
          <w:t xml:space="preserve">, ci</w:t>
        </w:r>
      </w:ins>
      <w:ins w:author="Dandara Conceição Lino de Lima" w:date="2018-12-08T20:43:06.5757861" w:id="269139331">
        <w:r w:rsidRPr="53D820FF" w:rsidR="32E102BB">
          <w:rPr>
            <w:rFonts w:ascii="Times New Roman" w:hAnsi="Times New Roman" w:eastAsia="Times New Roman" w:cs="Times New Roman"/>
            <w:noProof w:val="0"/>
            <w:sz w:val="24"/>
            <w:szCs w:val="24"/>
            <w:lang w:val="pt-BR"/>
            <w:rPrChange w:author="Dandara Conceição Lino de Lima" w:date="2018-12-08T20:39:04.4421689" w:id="1012300862">
              <w:rPr/>
            </w:rPrChange>
          </w:rPr>
          <w:t xml:space="preserve">ência deve ser praticada de forma coletiva</w:t>
        </w:r>
      </w:ins>
    </w:p>
    <w:p w:rsidR="32E102BB" w:rsidDel="260173E4" w:rsidP="32E102BB" w:rsidRDefault="32E102BB" w14:paraId="529548A4" w14:textId="59439A11">
      <w:pPr>
        <w:pStyle w:val="Corpodetexto"/>
        <w:bidi w:val="0"/>
        <w:spacing w:before="0" w:beforeAutospacing="off" w:after="0" w:afterAutospacing="off" w:line="360" w:lineRule="auto"/>
        <w:ind w:left="0" w:right="0" w:firstLine="567"/>
        <w:jc w:val="both"/>
        <w:rPr>
          <w:del w:author="Dandara Conceição Lino de Lima" w:date="2018-12-08T20:43:36.9207846" w:id="2146215083"/>
          <w:rFonts w:ascii="Times New Roman" w:hAnsi="Times New Roman" w:eastAsia="Times New Roman" w:cs="Times New Roman"/>
          <w:noProof w:val="0"/>
          <w:sz w:val="24"/>
          <w:szCs w:val="24"/>
          <w:lang w:val="pt-BR"/>
          <w:rPrChange w:author="Dandara Conceição Lino de Lima" w:date="2018-12-08T20:43:06.5757861" w:id="626483297">
            <w:rPr/>
          </w:rPrChange>
        </w:rPr>
        <w:pPrChange w:author="Dandara Conceição Lino de Lima" w:date="2018-12-08T20:43:06.5757861" w:id="1227333489">
          <w:pPr/>
        </w:pPrChange>
      </w:pPr>
      <w:ins w:author="Dandara Conceição Lino de Lima" w:date="2018-12-08T20:43:36.9207846" w:id="387290027">
        <w:r w:rsidRPr="260173E4" w:rsidR="260173E4">
          <w:rPr>
            <w:lang w:val="pt-BR"/>
            <w:rPrChange w:author="Dandara Conceição Lino de Lima" w:date="2018-12-08T20:43:36.9207846" w:id="1578927128">
              <w:rPr/>
            </w:rPrChange>
          </w:rPr>
          <w:t>.</w:t>
        </w:r>
      </w:ins>
    </w:p>
    <w:p w:rsidR="260173E4" w:rsidP="678BA8A9" w:rsidRDefault="260173E4" w14:paraId="005A18A2" w14:textId="3535B3FC" w14:noSpellErr="1">
      <w:pPr>
        <w:pStyle w:val="Corpodetexto"/>
        <w:spacing w:before="0" w:beforeAutospacing="off" w:after="0" w:afterAutospacing="off" w:line="360" w:lineRule="auto"/>
        <w:ind w:left="0" w:right="0" w:firstLine="567"/>
        <w:jc w:val="both"/>
        <w:rPr>
          <w:rFonts w:ascii="Times New Roman" w:hAnsi="Times New Roman" w:eastAsia="Times New Roman" w:cs="Times New Roman"/>
          <w:noProof w:val="0"/>
          <w:sz w:val="24"/>
          <w:szCs w:val="24"/>
          <w:lang w:val="pt-BR"/>
          <w:rPrChange w:author="Leticia de Carvalho" w:date="2018-12-10T05:22:04.0584871" w:id="1382512689">
            <w:rPr/>
          </w:rPrChange>
        </w:rPr>
        <w:pPrChange w:author="Leticia de Carvalho" w:date="2018-12-10T05:22:04.0584871" w:id="1374719859">
          <w:pPr/>
        </w:pPrChange>
      </w:pPr>
    </w:p>
    <w:p w:rsidR="69488777" w:rsidDel="426D01B9" w:rsidP="1468D5CF" w:rsidRDefault="28D44647" w14:paraId="5ABC35A7" w14:textId="4069AA9D" w14:noSpellErr="1">
      <w:pPr>
        <w:pStyle w:val="Corpodetexto"/>
        <w:spacing w:before="0" w:beforeAutospacing="off" w:after="0" w:afterAutospacing="off" w:line="360" w:lineRule="auto"/>
        <w:ind w:left="0" w:right="0" w:firstLine="567"/>
        <w:jc w:val="both"/>
        <w:rPr>
          <w:del w:author="Dandara Conceição Lino de Lima" w:date="2018-12-08T20:38:03.7111978" w:id="351364603"/>
          <w:lang w:val="pt-BR"/>
          <w:rPrChange w:author="Dandara Conceição Lino de Lima" w:date="2018-12-08T20:37:02.9866928" w:id="687171438">
            <w:rPr/>
          </w:rPrChange>
        </w:rPr>
        <w:pPrChange w:author="Dandara Conceição Lino de Lima" w:date="2018-12-08T20:37:02.9866928" w:id="941388114">
          <w:pPr>
            <w:pStyle w:val="Corpodetexto"/>
          </w:pPr>
        </w:pPrChange>
      </w:pPr>
    </w:p>
    <w:p w:rsidR="426D01B9" w:rsidDel="53D820FF" w:rsidP="426D01B9" w:rsidRDefault="426D01B9" w14:noSpellErr="1" w14:paraId="26F9FE2F" w14:textId="24CF8BD3">
      <w:pPr>
        <w:pStyle w:val="Corpodetexto"/>
        <w:spacing w:before="0" w:beforeAutospacing="off" w:after="0" w:afterAutospacing="off" w:line="360" w:lineRule="auto"/>
        <w:ind w:left="0" w:right="0" w:firstLine="567"/>
        <w:jc w:val="both"/>
        <w:rPr>
          <w:del w:author="Dandara Conceição Lino de Lima" w:date="2018-12-08T20:39:04.4421689" w:id="1760560119"/>
          <w:noProof w:val="0"/>
          <w:color w:val="000000" w:themeColor="text1" w:themeTint="FF" w:themeShade="FF"/>
          <w:sz w:val="24"/>
          <w:szCs w:val="24"/>
          <w:lang w:val="pt-BR"/>
          <w:rPrChange w:author="Dandara Conceição Lino de Lima" w:date="2018-12-08T20:38:03.7111978" w:id="183996201">
            <w:rPr/>
          </w:rPrChange>
        </w:rPr>
        <w:pPrChange w:author="Dandara Conceição Lino de Lima" w:date="2018-12-08T20:38:03.7111978" w:id="1654328568">
          <w:pPr/>
        </w:pPrChange>
      </w:pPr>
    </w:p>
    <w:p w:rsidR="53D820FF" w:rsidDel="739FDE5B" w:rsidP="53D820FF" w:rsidRDefault="53D820FF" w14:noSpellErr="1" w14:paraId="4964BE60">
      <w:pPr>
        <w:pStyle w:val="Corpodetexto"/>
        <w:spacing w:before="0" w:beforeAutospacing="off" w:after="0" w:afterAutospacing="off" w:line="360" w:lineRule="auto"/>
        <w:ind w:left="0" w:right="0" w:firstLine="567"/>
        <w:jc w:val="both"/>
        <w:rPr>
          <w:del w:author="Dandara Conceição Lino de Lima" w:date="2018-12-08T20:40:35.3877444" w:id="2111945231"/>
          <w:noProof w:val="0"/>
          <w:color w:val="000000" w:themeColor="text1" w:themeTint="FF" w:themeShade="FF"/>
          <w:sz w:val="24"/>
          <w:szCs w:val="24"/>
          <w:lang w:val="pt-BR"/>
          <w:rPrChange w:author="Dandara Conceição Lino de Lima" w:date="2018-12-08T20:39:04.4421689" w:id="1721878915">
            <w:rPr/>
          </w:rPrChange>
        </w:rPr>
        <w:pPrChange w:author="Dandara Conceição Lino de Lima" w:date="2018-12-08T20:39:04.4421689" w:id="1314056971">
          <w:pPr/>
        </w:pPrChange>
      </w:pPr>
    </w:p>
    <w:p w:rsidR="739FDE5B" w:rsidDel="5273D435" w:rsidP="40D06C27" w:rsidRDefault="739FDE5B" w14:paraId="7423C6FC" w14:textId="5060ADA7">
      <w:pPr>
        <w:ind w:left="2160" w:firstLine="0"/>
        <w:jc w:val="both"/>
        <w:rPr>
          <w:del w:author="Dandara Conceição Lino de Lima" w:date="2018-12-08T20:44:38.1079559" w:id="1839578064"/>
        </w:rPr>
      </w:pPr>
      <w:ins w:author="Dandara Conceição Lino de Lima" w:date="2018-12-08T20:40:35.3877444" w:id="786632160">
        <w:r w:rsidRPr="0EBE7EE8" w:rsidR="739FDE5B">
          <w:rPr>
            <w:noProof w:val="0"/>
            <w:sz w:val="20"/>
            <w:szCs w:val="20"/>
            <w:lang w:val="pt-BR"/>
            <w:rPrChange w:author="Dandara Conceição Lino de Lima" w:date="2018-12-08T20:41:05.6879433" w:id="1438562314">
              <w:rPr/>
            </w:rPrChange>
          </w:rPr>
          <w:t xml:space="preserve">as crianças aprendem Ciências na escola, dentre outras justificativas, para: elaborarem conhecimentos científicos (saber) que lhes contribuam para problematizarem e/ou explicarem os fenômenos que acontecem nas realidades; formarem habilidades científicas (fazer) para acessarem informações e organizá-las criativamente, criticamente e de forma atuante na solução de problemas e praticarem novas atitudes (ser e conviver) para consigo, com os outros grupos sociais, com as outras espécies e o meio – natural, social, cultural – contribuindo para uma vida ética, saudável e sustentável.</w:t>
        </w:r>
        <w:r w:rsidRPr="739FDE5B" w:rsidR="739FDE5B">
          <w:rPr>
            <w:noProof w:val="0"/>
            <w:lang w:val="pt-BR"/>
            <w:rPrChange w:author="Dandara Conceição Lino de Lima" w:date="2018-12-08T20:40:35.3877444" w:id="431747743">
              <w:rPr/>
            </w:rPrChange>
          </w:rPr>
          <w:t xml:space="preserve"> </w:t>
        </w:r>
      </w:ins>
      <w:ins w:author="Dandara Conceição Lino de Lima" w:date="2018-12-08T20:44:07.7719342" w:id="88790276">
        <w:r w:rsidRPr="739FDE5B" w:rsidR="47A94557">
          <w:rPr>
            <w:noProof w:val="0"/>
            <w:lang w:val="pt-BR"/>
            <w:rPrChange w:author="Dandara Conceição Lino de Lima" w:date="2018-12-08T20:40:35.3877444" w:id="1201598092">
              <w:rPr/>
            </w:rPrChange>
          </w:rPr>
          <w:t xml:space="preserve">(</w:t>
        </w:r>
      </w:ins>
      <w:ins w:author="Dandara Conceição Lino de Lima" w:date="2018-12-08T20:44:38.1079559" w:id="1007361492">
        <w:r w:rsidRPr="739FDE5B" w:rsidR="5273D435">
          <w:rPr>
            <w:noProof w:val="0"/>
            <w:lang w:val="pt-BR"/>
            <w:rPrChange w:author="Dandara Conceição Lino de Lima" w:date="2018-12-08T20:40:35.3877444" w:id="1657275787">
              <w:rPr/>
            </w:rPrChange>
          </w:rPr>
          <w:t xml:space="preserve">PEREIRA et al., 2009</w:t>
        </w:r>
      </w:ins>
      <w:ins w:author="Dandara Conceição Lino de Lima" w:date="2018-12-08T20:47:10.6805528" w:id="320627715">
        <w:r w:rsidRPr="739FDE5B" w:rsidR="42BA7CAB">
          <w:rPr>
            <w:noProof w:val="0"/>
            <w:lang w:val="pt-BR"/>
            <w:rPrChange w:author="Dandara Conceição Lino de Lima" w:date="2018-12-08T20:40:35.3877444" w:id="1462835836">
              <w:rPr/>
            </w:rPrChange>
          </w:rPr>
          <w:t xml:space="preserve">, </w:t>
        </w:r>
      </w:ins>
      <w:ins w:author="Dandara Conceição Lino de Lima" w:date="2018-12-08T20:48:10.6814695" w:id="1109115372">
        <w:r w:rsidRPr="739FDE5B" w:rsidR="42BA7CAB">
          <w:rPr>
            <w:noProof w:val="0"/>
            <w:lang w:val="pt-BR"/>
            <w:rPrChange w:author="Dandara Conceição Lino de Lima" w:date="2018-12-08T20:40:35.3877444" w:id="1019528433">
              <w:rPr/>
            </w:rPrChange>
          </w:rPr>
          <w:t xml:space="preserve">p.337 apud</w:t>
        </w:r>
      </w:ins>
      <w:ins w:author="Dandara Conceição Lino de Lima" w:date="2018-12-08T20:46:10.1124599" w:id="1200016536">
        <w:r w:rsidRPr="739FDE5B" w:rsidR="7C627143">
          <w:rPr>
            <w:noProof w:val="0"/>
            <w:lang w:val="pt-BR"/>
            <w:rPrChange w:author="Dandara Conceição Lino de Lima" w:date="2018-12-08T20:40:35.3877444" w:id="2081753265">
              <w:rPr/>
            </w:rPrChange>
          </w:rPr>
          <w:t xml:space="preserve"> TOMIO, 2002</w:t>
        </w:r>
      </w:ins>
      <w:ins w:author="Dandara Conceição Lino de Lima" w:date="2018-12-08T20:47:10.6805528" w:id="1732548523">
        <w:r w:rsidRPr="739FDE5B" w:rsidR="5B3EC9D4">
          <w:rPr>
            <w:noProof w:val="0"/>
            <w:lang w:val="pt-BR"/>
            <w:rPrChange w:author="Dandara Conceição Lino de Lima" w:date="2018-12-08T20:40:35.3877444" w:id="1247506951">
              <w:rPr/>
            </w:rPrChange>
          </w:rPr>
          <w:t xml:space="preserve">)</w:t>
        </w:r>
      </w:ins>
      <w:ins w:author="Dandara Conceição Lino de Lima" w:date="2018-12-08T20:48:10.6814695" w:id="1035418443">
        <w:r w:rsidRPr="739FDE5B" w:rsidR="3721C1F0">
          <w:rPr>
            <w:noProof w:val="0"/>
            <w:lang w:val="pt-BR"/>
            <w:rPrChange w:author="Dandara Conceição Lino de Lima" w:date="2018-12-08T20:40:35.3877444" w:id="2052356844">
              <w:rPr/>
            </w:rPrChange>
          </w:rPr>
          <w:t xml:space="preserve">.</w:t>
        </w:r>
      </w:ins>
    </w:p>
    <w:p w:rsidR="5273D435" w:rsidP="0087C57F" w:rsidRDefault="5273D435" w14:paraId="2EEC400B" w14:textId="297B95E0" w14:noSpellErr="1">
      <w:pPr>
        <w:pStyle w:val="Normal"/>
        <w:bidi w:val="0"/>
        <w:spacing w:before="0" w:beforeAutospacing="off" w:after="0" w:afterAutospacing="off" w:line="259" w:lineRule="auto"/>
        <w:ind w:left="2160" w:right="0"/>
        <w:jc w:val="both"/>
        <w:rPr>
          <w:noProof w:val="0"/>
          <w:lang w:val="pt-BR"/>
          <w:rPrChange w:author="Dandara Conceição Lino de Lima" w:date="2018-12-08T22:02:59.4922994" w:id="1734853969">
            <w:rPr/>
          </w:rPrChange>
        </w:rPr>
        <w:pPrChange w:author="Dandara Conceição Lino de Lima" w:date="2018-12-08T22:02:59.4922994" w:id="833704799">
          <w:pPr/>
        </w:pPrChange>
      </w:pPr>
    </w:p>
    <w:p w:rsidR="69488777" w:rsidDel="0B7F050C" w:rsidP="3A897B78" w:rsidRDefault="28D44647" w14:paraId="26E41DC1" w14:textId="75E3919D">
      <w:pPr>
        <w:pStyle w:val="Normal"/>
        <w:bidi w:val="0"/>
        <w:spacing w:before="0" w:beforeAutospacing="off" w:after="0" w:afterAutospacing="off" w:line="360" w:lineRule="auto"/>
        <w:ind w:left="0" w:right="0" w:firstLine="567"/>
        <w:jc w:val="both"/>
        <w:rPr>
          <w:ins w:author="Dandara Conceição Lino de Lima" w:date="2018-12-08T22:04:30.5498428" w:id="1461946753"/>
        </w:rPr>
        <w:pPrChange w:author="Dandara Conceição Lino de Lima" w:date="2018-12-08T22:01:58.8500041" w:id="941388114">
          <w:pPr>
            <w:pStyle w:val="Corpodetexto"/>
          </w:pPr>
        </w:pPrChange>
        <w:rPr>
          <w:lang w:val="pt-BR"/>
          <w:rPrChange w:author="Dandara Conceição Lino de Lima" w:date="2018-12-08T21:50:51.9250521" w:id="1943336763">
            <w:rPr/>
          </w:rPrChange>
        </w:rPr>
      </w:pPr>
      <w:ins w:author="Dandara Conceição Lino de Lima" w:date="2018-12-08T22:01:58.8500041" w:id="2034809432">
        <w:r w:rsidRPr="3A897B78" w:rsidR="3A897B78">
          <w:rPr>
            <w:rFonts w:ascii="Times New Roman" w:hAnsi="Times New Roman" w:eastAsia="Times New Roman" w:cs="Times New Roman"/>
            <w:noProof w:val="0"/>
            <w:sz w:val="24"/>
            <w:szCs w:val="24"/>
            <w:lang w:val="pt-BR"/>
            <w:rPrChange w:author="Dandara Conceição Lino de Lima" w:date="2018-12-08T22:01:58.8500041" w:id="1956080555">
              <w:rPr/>
            </w:rPrChange>
          </w:rPr>
          <w:t xml:space="preserve">Os conhecimentos de ciências podem ser associados com outras disciplinas, criando novos sentidos para a aprendizagem da </w:t>
        </w:r>
        <w:r w:rsidRPr="3A897B78" w:rsidR="3A897B78">
          <w:rPr>
            <w:rFonts w:ascii="Times New Roman" w:hAnsi="Times New Roman" w:eastAsia="Times New Roman" w:cs="Times New Roman"/>
            <w:noProof w:val="0"/>
            <w:sz w:val="24"/>
            <w:szCs w:val="24"/>
            <w:lang w:val="pt-BR"/>
            <w:rPrChange w:author="Dandara Conceição Lino de Lima" w:date="2018-12-08T22:01:58.8500041" w:id="1609453271">
              <w:rPr/>
            </w:rPrChange>
          </w:rPr>
          <w:t xml:space="preserve">criança.</w:t>
        </w:r>
      </w:ins>
      <w:ins w:author="Dandara Conceição Lino de Lima" w:date="2018-12-08T22:03:29.8333739" w:id="1420150257">
        <w:r w:rsidRPr="393965F5" w:rsidR="393965F5">
          <w:rPr>
            <w:lang w:val="pt-BR"/>
            <w:rPrChange w:author="Dandara Conceição Lino de Lima" w:date="2018-12-08T22:03:29.8333739" w:id="1396377147">
              <w:rPr/>
            </w:rPrChange>
          </w:rPr>
          <w:t xml:space="preserve"> E influ</w:t>
        </w:r>
      </w:ins>
      <w:ins w:author="Vanessa Cristina Viebrantz" w:date="2018-12-09T15:43:55.6677816" w:id="1221787095">
        <w:r w:rsidRPr="393965F5" w:rsidR="39E971A0">
          <w:rPr>
            <w:lang w:val="pt-BR"/>
            <w:rPrChange w:author="Dandara Conceição Lino de Lima" w:date="2018-12-08T22:03:29.8333739" w:id="1967795253">
              <w:rPr/>
            </w:rPrChange>
          </w:rPr>
          <w:t xml:space="preserve">e</w:t>
        </w:r>
      </w:ins>
      <w:ins w:author="Dandara Conceição Lino de Lima" w:date="2018-12-08T22:03:29.8333739" w:id="866319367">
        <w:del w:author="Vanessa Cristina Viebrantz" w:date="2018-12-09T15:43:55.6677816" w:id="2096830328">
          <w:r w:rsidRPr="393965F5" w:rsidDel="39E971A0" w:rsidR="393965F5">
            <w:rPr>
              <w:lang w:val="pt-BR"/>
              <w:rPrChange w:author="Dandara Conceição Lino de Lima" w:date="2018-12-08T22:03:29.8333739" w:id="198062218">
                <w:rPr/>
              </w:rPrChange>
            </w:rPr>
            <w:delText xml:space="preserve">e</w:delText>
          </w:r>
        </w:del>
        <w:r w:rsidRPr="393965F5" w:rsidR="393965F5">
          <w:rPr>
            <w:lang w:val="pt-BR"/>
            <w:rPrChange w:author="Dandara Conceição Lino de Lima" w:date="2018-12-08T22:03:29.8333739" w:id="1553878827">
              <w:rPr/>
            </w:rPrChange>
          </w:rPr>
          <w:t xml:space="preserve">ncia </w:t>
        </w:r>
      </w:ins>
      <w:ins w:author="Dandara Conceição Lino de Lima" w:date="2018-12-08T22:04:00.1689997" w:id="1990887206">
        <w:r w:rsidRPr="393965F5" w:rsidR="4611D2C5">
          <w:rPr>
            <w:lang w:val="pt-BR"/>
            <w:rPrChange w:author="Dandara Conceição Lino de Lima" w:date="2018-12-08T22:03:29.8333739" w:id="1534420">
              <w:rPr/>
            </w:rPrChange>
          </w:rPr>
          <w:t xml:space="preserve">e</w:t>
        </w:r>
        <w:r w:rsidRPr="4611D2C5" w:rsidR="4611D2C5">
          <w:rPr>
            <w:lang w:val="pt-BR"/>
            <w:rPrChange w:author="Dandara Conceição Lino de Lima" w:date="2018-12-08T22:04:00.1689997" w:id="1410347781">
              <w:rPr/>
            </w:rPrChange>
          </w:rPr>
          <w:t>m sua</w:t>
        </w:r>
        <w:r w:rsidRPr="393965F5" w:rsidR="393965F5">
          <w:rPr>
            <w:lang w:val="pt-BR"/>
            <w:rPrChange w:author="Dandara Conceição Lino de Lima" w:date="2018-12-08T22:03:29.8333739" w:id="825295182">
              <w:rPr/>
            </w:rPrChange>
          </w:rPr>
          <w:t xml:space="preserve"> visão de mundo, assim como o letramento.</w:t>
        </w:r>
      </w:ins>
      <w:ins w:author="Dandara Conceição Lino de Lima" w:date="2018-12-08T22:01:58.8500041" w:id="1219952722">
        <w:r w:rsidRPr="3A897B78" w:rsidR="3A897B78">
          <w:rPr>
            <w:rFonts w:ascii="Times New Roman" w:hAnsi="Times New Roman" w:eastAsia="Times New Roman" w:cs="Times New Roman"/>
            <w:noProof w:val="0"/>
            <w:sz w:val="24"/>
            <w:szCs w:val="24"/>
            <w:lang w:val="pt-BR"/>
            <w:rPrChange w:author="Dandara Conceição Lino de Lima" w:date="2018-12-08T22:01:58.8500041" w:id="1246551410">
              <w:rPr/>
            </w:rPrChange>
          </w:rPr>
          <w:t xml:space="preserve"> Para </w:t>
        </w:r>
      </w:ins>
      <w:ins w:author="Dandara Conceição Lino de Lima" w:date="2018-12-08T22:12:36.5338532" w:id="852788536">
        <w:proofErr w:type="spellStart"/>
        <w:r w:rsidRPr="0A644DAC" w:rsidR="0A644DAC">
          <w:rPr>
            <w:rFonts w:ascii="Times New Roman" w:hAnsi="Times New Roman" w:eastAsia="Times New Roman" w:cs="Times New Roman"/>
            <w:noProof w:val="0"/>
            <w:color w:val="222222"/>
            <w:sz w:val="24"/>
            <w:szCs w:val="24"/>
            <w:lang w:val="pt-BR"/>
            <w:rPrChange w:author="Dandara Conceição Lino de Lima" w:date="2018-12-08T22:12:36.5338532" w:id="1254566953">
              <w:rPr/>
            </w:rPrChange>
          </w:rPr>
          <w:t>Viecheneski</w:t>
        </w:r>
        <w:proofErr w:type="spellEnd"/>
        <w:r w:rsidRPr="0A644DAC" w:rsidR="0A644DAC">
          <w:rPr>
            <w:rFonts w:ascii="Times New Roman" w:hAnsi="Times New Roman" w:eastAsia="Times New Roman" w:cs="Times New Roman"/>
            <w:noProof w:val="0"/>
            <w:color w:val="222222"/>
            <w:sz w:val="24"/>
            <w:szCs w:val="24"/>
            <w:lang w:val="pt-BR"/>
            <w:rPrChange w:author="Dandara Conceição Lino de Lima" w:date="2018-12-08T22:12:36.5338532" w:id="172998206">
              <w:rPr/>
            </w:rPrChange>
          </w:rPr>
          <w:t xml:space="preserve">, Lorenzetti e </w:t>
        </w:r>
      </w:ins>
      <w:ins w:author="Dandara Conceição Lino de Lima" w:date="2018-12-08T22:01:58.8500041" w:id="225866241"/>
      <w:ins w:author="Dandara Conceição Lino de Lima" w:date="2018-12-08T22:12:36.5338532" w:id="1563913235">
        <w:proofErr w:type="spellStart"/>
        <w:r w:rsidRPr="0A644DAC" w:rsidR="0A644DAC">
          <w:rPr>
            <w:rFonts w:ascii="Times New Roman" w:hAnsi="Times New Roman" w:eastAsia="Times New Roman" w:cs="Times New Roman"/>
            <w:noProof w:val="0"/>
            <w:color w:val="222222"/>
            <w:sz w:val="24"/>
            <w:szCs w:val="24"/>
            <w:lang w:val="pt-BR"/>
            <w:rPrChange w:author="Dandara Conceição Lino de Lima" w:date="2018-12-08T22:12:36.5338532" w:id="290757552">
              <w:rPr/>
            </w:rPrChange>
          </w:rPr>
          <w:t>Carletto</w:t>
        </w:r>
        <w:proofErr w:type="spellEnd"/>
      </w:ins>
      <w:ins w:author="Dandara Conceição Lino de Lima" w:date="2018-12-08T22:01:58.8500041" w:id="1844389155"/>
      <w:ins w:author="Dandara Conceição Lino de Lima" w:date="2018-12-08T22:12:36.5338532" w:id="1315763851">
        <w:r w:rsidRPr="0A644DAC" w:rsidR="0A644DAC">
          <w:rPr>
            <w:rFonts w:ascii="Times New Roman" w:hAnsi="Times New Roman" w:eastAsia="Times New Roman" w:cs="Times New Roman"/>
            <w:noProof w:val="0"/>
            <w:color w:val="222222"/>
            <w:sz w:val="24"/>
            <w:szCs w:val="24"/>
            <w:lang w:val="pt-BR"/>
            <w:rPrChange w:author="Dandara Conceição Lino de Lima" w:date="2018-12-08T22:12:36.5338532" w:id="814905947">
              <w:rPr/>
            </w:rPrChange>
          </w:rPr>
          <w:t xml:space="preserve"> (2012)</w:t>
        </w:r>
      </w:ins>
      <w:ins w:author="Dandara Conceição Lino de Lima" w:date="2018-12-08T22:01:58.8500041" w:id="1973008532">
        <w:r w:rsidRPr="39E971A0" w:rsidR="3A897B78">
          <w:rPr>
            <w:rFonts w:ascii="Times New Roman" w:hAnsi="Times New Roman" w:eastAsia="Times New Roman" w:cs="Times New Roman"/>
            <w:i w:val="0"/>
            <w:iCs w:val="0"/>
            <w:noProof w:val="0"/>
            <w:color w:val="111111"/>
            <w:sz w:val="24"/>
            <w:szCs w:val="24"/>
            <w:lang w:val="pt-BR"/>
            <w:rPrChange w:author="Vanessa Cristina Viebrantz" w:date="2018-12-09T15:43:55.6677816" w:id="1344755115">
              <w:rPr/>
            </w:rPrChange>
          </w:rPr>
          <w:t xml:space="preserve"> “[...] </w:t>
        </w:r>
        <w:r w:rsidRPr="3A897B78" w:rsidR="3A897B78">
          <w:rPr>
            <w:rFonts w:ascii="Times New Roman" w:hAnsi="Times New Roman" w:eastAsia="Times New Roman" w:cs="Times New Roman"/>
            <w:noProof w:val="0"/>
            <w:sz w:val="24"/>
            <w:szCs w:val="24"/>
            <w:lang w:val="pt-BR"/>
            <w:rPrChange w:author="Dandara Conceição Lino de Lima" w:date="2018-12-08T22:01:58.8500041" w:id="1121765709">
              <w:rPr/>
            </w:rPrChange>
          </w:rPr>
          <w:t>o trabalho com as ciências, articulado ao processo de aquisição da língua materna, pode contribuir para que as atividades de leitura e escrita sejam contextualizadas e repletas de significados para os alunos</w:t>
        </w:r>
        <w:r w:rsidRPr="3A897B78" w:rsidR="3A897B78">
          <w:rPr>
            <w:lang w:val="pt-BR"/>
            <w:rPrChange w:author="Dandara Conceição Lino de Lima" w:date="2018-12-08T22:01:58.8500041" w:id="1985841816">
              <w:rPr/>
            </w:rPrChange>
          </w:rPr>
          <w:t>"</w:t>
        </w:r>
      </w:ins>
      <w:r w:rsidRPr="28D44647" w:rsidR="5FC88943">
        <w:rPr>
          <w:lang w:val="pt-BR"/>
        </w:rPr>
        <w:t xml:space="preserve"/>
      </w:r>
      <w:ins w:author="Dandara Conceição Lino de Lima" w:date="2018-12-08T20:50:42.1509615" w:id="356850937">
        <w:r w:rsidRPr="27F99811" w:rsidR="27F99811">
          <w:rPr>
            <w:lang w:val="pt-BR"/>
            <w:rPrChange w:author="Dandara Conceição Lino de Lima" w:date="2018-12-08T20:50:42.1509615" w:id="451036255">
              <w:rPr/>
            </w:rPrChange>
          </w:rPr>
          <w:t xml:space="preserve">.</w:t>
        </w:r>
      </w:ins>
      <w:ins w:author="Dandara Conceição Lino de Lima" w:date="2018-12-08T21:35:11.7349435" w:id="9048669">
        <w:r w:rsidRPr="27F99811" w:rsidR="664AC073">
          <w:rPr>
            <w:lang w:val="pt-BR"/>
            <w:rPrChange w:author="Dandara Conceição Lino de Lima" w:date="2018-12-08T20:50:42.1509615" w:id="886051424">
              <w:rPr/>
            </w:rPrChange>
          </w:rPr>
          <w:t xml:space="preserve"> </w:t>
        </w:r>
      </w:ins>
    </w:p>
    <w:p w:rsidR="69488777" w:rsidDel="6EF93D8A" w:rsidP="3A897B78" w:rsidRDefault="28D44647" w14:paraId="242912CB" w14:textId="581201B4">
      <w:pPr>
        <w:pStyle w:val="Normal"/>
        <w:bidi w:val="0"/>
        <w:spacing w:before="0" w:beforeAutospacing="off" w:after="0" w:afterAutospacing="off" w:line="360" w:lineRule="auto"/>
        <w:ind w:left="0" w:right="0" w:firstLine="567"/>
        <w:jc w:val="both"/>
        <w:rPr>
          <w:del w:author="Dandara Conceição Lino de Lima" w:date="2018-12-08T22:04:30.5498428" w:id="1919709451"/>
        </w:rPr>
        <w:pPrChange w:author="Dandara Conceição Lino de Lima" w:date="2018-12-08T22:01:58.8500041" w:id="941388114">
          <w:pPr>
            <w:pStyle w:val="Corpodetexto"/>
          </w:pPr>
        </w:pPrChange>
        <w:rPr>
          <w:lang w:val="pt-BR"/>
          <w:rPrChange w:author="Dandara Conceição Lino de Lima" w:date="2018-12-08T21:50:51.9250521" w:id="1943336763">
            <w:rPr/>
          </w:rPrChange>
        </w:rPr>
      </w:pPr>
      <w:ins w:author="Dandara Conceição Lino de Lima" w:date="2018-12-08T21:33:10.2944453" w:id="1326301556">
        <w:r w:rsidRPr="27F99811" w:rsidR="6C220192">
          <w:rPr>
            <w:lang w:val="pt-BR"/>
            <w:rPrChange w:author="Dandara Conceição Lino de Lima" w:date="2018-12-08T20:50:42.1509615" w:id="32039645">
              <w:rPr/>
            </w:rPrChange>
          </w:rPr>
          <w:t xml:space="preserve">É</w:t>
        </w:r>
        <w:r w:rsidRPr="6C220192" w:rsidR="6C220192">
          <w:rPr>
            <w:rFonts w:ascii="Times New Roman" w:hAnsi="Times New Roman" w:eastAsia="Times New Roman" w:cs="Times New Roman"/>
            <w:noProof w:val="0"/>
            <w:sz w:val="24"/>
            <w:szCs w:val="24"/>
            <w:lang w:val="pt-BR"/>
            <w:rPrChange w:author="Dandara Conceição Lino de Lima" w:date="2018-12-08T21:33:10.2944453" w:id="665044295">
              <w:rPr/>
            </w:rPrChange>
          </w:rPr>
          <w:t xml:space="preserve"> na escola que é construída a relação da criança com a ciência. </w:t>
        </w:r>
      </w:ins>
      <w:ins w:author="Dandara Conceição Lino de Lima" w:date="2018-12-08T21:33:40.7182705" w:id="506695215">
        <w:r w:rsidRPr="6C220192" w:rsidR="4C0B4C45">
          <w:rPr>
            <w:rFonts w:ascii="Times New Roman" w:hAnsi="Times New Roman" w:eastAsia="Times New Roman" w:cs="Times New Roman"/>
            <w:noProof w:val="0"/>
            <w:sz w:val="24"/>
            <w:szCs w:val="24"/>
            <w:lang w:val="pt-BR"/>
            <w:rPrChange w:author="Dandara Conceição Lino de Lima" w:date="2018-12-08T21:33:10.2944453" w:id="803343856">
              <w:rPr/>
            </w:rPrChange>
          </w:rPr>
          <w:t xml:space="preserve">P</w:t>
        </w:r>
      </w:ins>
      <w:ins w:author="Dandara Conceição Lino de Lima" w:date="2018-12-08T21:33:10.2944453" w:id="726489848">
        <w:r w:rsidRPr="6C220192" w:rsidR="6C220192">
          <w:rPr>
            <w:rFonts w:ascii="Times New Roman" w:hAnsi="Times New Roman" w:eastAsia="Times New Roman" w:cs="Times New Roman"/>
            <w:noProof w:val="0"/>
            <w:sz w:val="24"/>
            <w:szCs w:val="24"/>
            <w:lang w:val="pt-BR"/>
            <w:rPrChange w:author="Dandara Conceição Lino de Lima" w:date="2018-12-08T21:33:10.2944453" w:id="468664916">
              <w:rPr/>
            </w:rPrChange>
          </w:rPr>
          <w:t xml:space="preserve">or </w:t>
        </w:r>
      </w:ins>
      <w:ins w:author="Dandara Conceição Lino de Lima" w:date="2018-12-08T21:33:40.7182705" w:id="33156098">
        <w:r w:rsidRPr="6C220192" w:rsidR="4C0B4C45">
          <w:rPr>
            <w:rFonts w:ascii="Times New Roman" w:hAnsi="Times New Roman" w:eastAsia="Times New Roman" w:cs="Times New Roman"/>
            <w:noProof w:val="0"/>
            <w:sz w:val="24"/>
            <w:szCs w:val="24"/>
            <w:lang w:val="pt-BR"/>
            <w:rPrChange w:author="Dandara Conceição Lino de Lima" w:date="2018-12-08T21:33:10.2944453" w:id="453693697">
              <w:rPr/>
            </w:rPrChange>
          </w:rPr>
          <w:t xml:space="preserve">esse motivo, esse</w:t>
        </w:r>
      </w:ins>
      <w:ins w:author="Dandara Conceição Lino de Lima" w:date="2018-12-08T21:34:41.0809439" w:id="1966073533">
        <w:r w:rsidRPr="6C220192" w:rsidR="1054FB4D">
          <w:rPr>
            <w:rFonts w:ascii="Times New Roman" w:hAnsi="Times New Roman" w:eastAsia="Times New Roman" w:cs="Times New Roman"/>
            <w:noProof w:val="0"/>
            <w:sz w:val="24"/>
            <w:szCs w:val="24"/>
            <w:lang w:val="pt-BR"/>
            <w:rPrChange w:author="Dandara Conceição Lino de Lima" w:date="2018-12-08T21:33:10.2944453" w:id="531005569">
              <w:rPr/>
            </w:rPrChange>
          </w:rPr>
          <w:t xml:space="preserve">s</w:t>
        </w:r>
      </w:ins>
      <w:ins w:author="Dandara Conceição Lino de Lima" w:date="2018-12-08T21:33:40.7182705" w:id="699653227">
        <w:r w:rsidRPr="6C220192" w:rsidR="4C0B4C45">
          <w:rPr>
            <w:rFonts w:ascii="Times New Roman" w:hAnsi="Times New Roman" w:eastAsia="Times New Roman" w:cs="Times New Roman"/>
            <w:noProof w:val="0"/>
            <w:sz w:val="24"/>
            <w:szCs w:val="24"/>
            <w:lang w:val="pt-BR"/>
            <w:rPrChange w:author="Dandara Conceição Lino de Lima" w:date="2018-12-08T21:33:10.2944453" w:id="1103874379">
              <w:rPr/>
            </w:rPrChange>
          </w:rPr>
          <w:t xml:space="preserve"> conteúdo</w:t>
        </w:r>
      </w:ins>
      <w:ins w:author="Dandara Conceição Lino de Lima" w:date="2018-12-08T21:34:10.8184811" w:id="1066951733">
        <w:r w:rsidRPr="6C220192" w:rsidR="14FDA9ED">
          <w:rPr>
            <w:rFonts w:ascii="Times New Roman" w:hAnsi="Times New Roman" w:eastAsia="Times New Roman" w:cs="Times New Roman"/>
            <w:noProof w:val="0"/>
            <w:sz w:val="24"/>
            <w:szCs w:val="24"/>
            <w:lang w:val="pt-BR"/>
            <w:rPrChange w:author="Dandara Conceição Lino de Lima" w:date="2018-12-08T21:33:10.2944453" w:id="958475201">
              <w:rPr/>
            </w:rPrChange>
          </w:rPr>
          <w:t xml:space="preserve">s e conceitos</w:t>
        </w:r>
      </w:ins>
      <w:ins w:author="Dandara Conceição Lino de Lima" w:date="2018-12-08T21:33:10.2944453" w:id="1683732434">
        <w:r w:rsidRPr="6C220192" w:rsidR="6C220192">
          <w:rPr>
            <w:rFonts w:ascii="Times New Roman" w:hAnsi="Times New Roman" w:eastAsia="Times New Roman" w:cs="Times New Roman"/>
            <w:noProof w:val="0"/>
            <w:sz w:val="24"/>
            <w:szCs w:val="24"/>
            <w:lang w:val="pt-BR"/>
            <w:rPrChange w:author="Dandara Conceição Lino de Lima" w:date="2018-12-08T21:33:10.2944453" w:id="1398410895">
              <w:rPr/>
            </w:rPrChange>
          </w:rPr>
          <w:t xml:space="preserve"> deve</w:t>
        </w:r>
      </w:ins>
      <w:ins w:author="Dandara Conceição Lino de Lima" w:date="2018-12-08T21:34:41.0809439" w:id="1208413253">
        <w:r w:rsidRPr="6C220192" w:rsidR="1054FB4D">
          <w:rPr>
            <w:rFonts w:ascii="Times New Roman" w:hAnsi="Times New Roman" w:eastAsia="Times New Roman" w:cs="Times New Roman"/>
            <w:noProof w:val="0"/>
            <w:sz w:val="24"/>
            <w:szCs w:val="24"/>
            <w:lang w:val="pt-BR"/>
            <w:rPrChange w:author="Dandara Conceição Lino de Lima" w:date="2018-12-08T21:33:10.2944453" w:id="1271326581">
              <w:rPr/>
            </w:rPrChange>
          </w:rPr>
          <w:t xml:space="preserve">m</w:t>
        </w:r>
      </w:ins>
      <w:ins w:author="Dandara Conceição Lino de Lima" w:date="2018-12-08T21:33:10.2944453" w:id="1209560695">
        <w:r w:rsidRPr="6C220192" w:rsidR="6C220192">
          <w:rPr>
            <w:rFonts w:ascii="Times New Roman" w:hAnsi="Times New Roman" w:eastAsia="Times New Roman" w:cs="Times New Roman"/>
            <w:noProof w:val="0"/>
            <w:sz w:val="24"/>
            <w:szCs w:val="24"/>
            <w:lang w:val="pt-BR"/>
            <w:rPrChange w:author="Dandara Conceição Lino de Lima" w:date="2018-12-08T21:33:10.2944453" w:id="1334158049">
              <w:rPr/>
            </w:rPrChange>
          </w:rPr>
          <w:t xml:space="preserve"> ser mostrad</w:t>
        </w:r>
      </w:ins>
      <w:ins w:author="Dandara Conceição Lino de Lima" w:date="2018-12-08T21:34:10.8184811" w:id="523706078">
        <w:r w:rsidRPr="6C220192" w:rsidR="14FDA9ED">
          <w:rPr>
            <w:rFonts w:ascii="Times New Roman" w:hAnsi="Times New Roman" w:eastAsia="Times New Roman" w:cs="Times New Roman"/>
            <w:noProof w:val="0"/>
            <w:sz w:val="24"/>
            <w:szCs w:val="24"/>
            <w:lang w:val="pt-BR"/>
            <w:rPrChange w:author="Dandara Conceição Lino de Lima" w:date="2018-12-08T21:33:10.2944453" w:id="708192545">
              <w:rPr/>
            </w:rPrChange>
          </w:rPr>
          <w:t xml:space="preserve">o</w:t>
        </w:r>
      </w:ins>
      <w:ins w:author="Dandara Conceição Lino de Lima" w:date="2018-12-08T21:34:41.0809439" w:id="279905721">
        <w:r w:rsidRPr="6C220192" w:rsidR="1054FB4D">
          <w:rPr>
            <w:rFonts w:ascii="Times New Roman" w:hAnsi="Times New Roman" w:eastAsia="Times New Roman" w:cs="Times New Roman"/>
            <w:noProof w:val="0"/>
            <w:sz w:val="24"/>
            <w:szCs w:val="24"/>
            <w:lang w:val="pt-BR"/>
            <w:rPrChange w:author="Dandara Conceição Lino de Lima" w:date="2018-12-08T21:33:10.2944453" w:id="1211234891">
              <w:rPr/>
            </w:rPrChange>
          </w:rPr>
          <w:t xml:space="preserve">s</w:t>
        </w:r>
      </w:ins>
      <w:ins w:author="Dandara Conceição Lino de Lima" w:date="2018-12-08T21:33:10.2944453" w:id="1121755404">
        <w:r w:rsidRPr="6C220192" w:rsidR="6C220192">
          <w:rPr>
            <w:rFonts w:ascii="Times New Roman" w:hAnsi="Times New Roman" w:eastAsia="Times New Roman" w:cs="Times New Roman"/>
            <w:noProof w:val="0"/>
            <w:sz w:val="24"/>
            <w:szCs w:val="24"/>
            <w:lang w:val="pt-BR"/>
            <w:rPrChange w:author="Dandara Conceição Lino de Lima" w:date="2018-12-08T21:33:10.2944453" w:id="1242393911">
              <w:rPr/>
            </w:rPrChange>
          </w:rPr>
          <w:t xml:space="preserve"> como uma atividade alcançável a todos, não apenas para gênios como mostra em muitos desenhos infantis</w:t>
        </w:r>
      </w:ins>
      <w:ins w:author="Dandara Conceição Lino de Lima" w:date="2018-12-08T21:34:41.0809439" w:id="1910124716">
        <w:r w:rsidRPr="6C220192" w:rsidR="1054FB4D">
          <w:rPr>
            <w:rFonts w:ascii="Times New Roman" w:hAnsi="Times New Roman" w:eastAsia="Times New Roman" w:cs="Times New Roman"/>
            <w:noProof w:val="0"/>
            <w:sz w:val="24"/>
            <w:szCs w:val="24"/>
            <w:lang w:val="pt-BR"/>
            <w:rPrChange w:author="Dandara Conceição Lino de Lima" w:date="2018-12-08T21:33:10.2944453" w:id="117033605">
              <w:rPr/>
            </w:rPrChange>
          </w:rPr>
          <w:t xml:space="preserve">.</w:t>
        </w:r>
      </w:ins>
      <w:ins w:author="Dandara Conceição Lino de Lima" w:date="2018-12-08T21:33:10.2944453" w:id="251993493">
        <w:r w:rsidRPr="6C220192" w:rsidR="6C220192">
          <w:rPr>
            <w:rFonts w:ascii="Times New Roman" w:hAnsi="Times New Roman" w:eastAsia="Times New Roman" w:cs="Times New Roman"/>
            <w:noProof w:val="0"/>
            <w:sz w:val="24"/>
            <w:szCs w:val="24"/>
            <w:lang w:val="pt-BR"/>
            <w:rPrChange w:author="Dandara Conceição Lino de Lima" w:date="2018-12-08T21:33:10.2944453" w:id="1078798319">
              <w:rPr/>
            </w:rPrChange>
          </w:rPr>
          <w:t xml:space="preserve"> </w:t>
        </w:r>
      </w:ins>
      <w:ins w:author="Dandara Conceição Lino de Lima" w:date="2018-12-08T21:34:41.0809439" w:id="329327982">
        <w:r w:rsidRPr="6C220192" w:rsidR="1054FB4D">
          <w:rPr>
            <w:rFonts w:ascii="Times New Roman" w:hAnsi="Times New Roman" w:eastAsia="Times New Roman" w:cs="Times New Roman"/>
            <w:noProof w:val="0"/>
            <w:sz w:val="24"/>
            <w:szCs w:val="24"/>
            <w:lang w:val="pt-BR"/>
            <w:rPrChange w:author="Dandara Conceição Lino de Lima" w:date="2018-12-08T21:33:10.2944453" w:id="1837542986">
              <w:rPr/>
            </w:rPrChange>
          </w:rPr>
          <w:t xml:space="preserve">T</w:t>
        </w:r>
      </w:ins>
      <w:ins w:author="Dandara Conceição Lino de Lima" w:date="2018-12-08T21:35:11.7349435" w:id="58074345">
        <w:r w:rsidRPr="6C220192" w:rsidR="6C220192">
          <w:rPr>
            <w:rFonts w:ascii="Times New Roman" w:hAnsi="Times New Roman" w:eastAsia="Times New Roman" w:cs="Times New Roman"/>
            <w:noProof w:val="0"/>
            <w:sz w:val="24"/>
            <w:szCs w:val="24"/>
            <w:lang w:val="pt-BR"/>
            <w:rPrChange w:author="Dandara Conceição Lino de Lima" w:date="2018-12-08T21:33:10.2944453" w:id="275767928">
              <w:rPr/>
            </w:rPrChange>
          </w:rPr>
          <w:t xml:space="preserve">odos podem fazer ciência. Nesse movimento de mostrar a realidade do estudo cientifico e da ciência em si, a alfabetização cientifica se mostra o melhor caminho a seguir</w:t>
        </w:r>
      </w:ins>
    </w:p>
    <w:p w:rsidR="0B7F050C" w:rsidDel="192C6666" w:rsidP="0CE12603" w:rsidRDefault="0B7F050C" w14:paraId="4950928C" w14:textId="260C510C">
      <w:pPr>
        <w:pStyle w:val="Normal"/>
        <w:bidi w:val="0"/>
        <w:spacing w:before="0" w:beforeAutospacing="off" w:after="0" w:afterAutospacing="off" w:line="360" w:lineRule="auto"/>
        <w:ind w:firstLine="567"/>
        <w:jc w:val="both"/>
        <w:rPr>
          <w:del w:author="Dandara Conceição Lino de Lima" w:date="2018-12-08T21:54:54.4924585" w:id="561785708"/>
          <w:rFonts w:ascii="Times New Roman" w:hAnsi="Times New Roman" w:eastAsia="Times New Roman" w:cs="Times New Roman"/>
          <w:lang w:val="pt-BR"/>
          <w:rPrChange w:author="Dandara Conceição Lino de Lima" w:date="2018-12-08T21:54:24.1239666" w:id="2122350175">
            <w:rPr/>
          </w:rPrChange>
        </w:rPr>
        <w:pPrChange w:author="Dandara Conceição Lino de Lima" w:date="2018-12-08T21:54:24.1239666" w:id="1223276200">
          <w:pPr/>
        </w:pPrChange>
      </w:pPr>
    </w:p>
    <w:p w:rsidR="192C6666" w:rsidDel="2A97C573" w:rsidP="678BA8A9" w:rsidRDefault="192C6666" w14:paraId="26A4A3BC" w14:textId="508FE5B7" w14:noSpellErr="1">
      <w:pPr>
        <w:pStyle w:val="Normal"/>
        <w:bidi w:val="0"/>
        <w:spacing w:before="0" w:beforeAutospacing="off" w:after="0" w:afterAutospacing="off" w:line="360" w:lineRule="auto"/>
        <w:ind w:left="0" w:right="0" w:firstLine="567"/>
        <w:jc w:val="both"/>
        <w:rPr>
          <w:rFonts w:ascii="Times New Roman" w:hAnsi="Times New Roman" w:eastAsia="Times New Roman" w:cs="Times New Roman"/>
          <w:lang w:val="pt-BR"/>
          <w:rPrChange w:author="Leticia de Carvalho" w:date="2018-12-10T05:22:04.0584871" w:id="750739646">
            <w:rPr/>
          </w:rPrChange>
        </w:rPr>
        <w:pPrChange w:author="Leticia de Carvalho" w:date="2018-12-10T05:22:04.0584871" w:id="1170750819">
          <w:pPr/>
        </w:pPrChange>
      </w:pPr>
    </w:p>
    <w:p w:rsidR="2A97C573" w:rsidDel="239E72F0" w:rsidP="2A97C573" w:rsidRDefault="2A97C573" w14:paraId="646A960D" w14:textId="28E4E58F">
      <w:pPr>
        <w:pStyle w:val="Normal"/>
        <w:spacing w:before="0" w:beforeAutospacing="off" w:after="0" w:afterAutospacing="off" w:line="360" w:lineRule="auto"/>
        <w:ind w:left="0" w:right="0" w:firstLine="567"/>
        <w:jc w:val="both"/>
        <w:rPr>
          <w:del w:author="Dandara Conceição Lino de Lima" w:date="2018-12-08T21:56:25.5136625" w:id="858000640"/>
          <w:rFonts w:ascii="Times New Roman" w:hAnsi="Times New Roman" w:eastAsia="Times New Roman" w:cs="Times New Roman"/>
          <w:lang w:val="pt-BR"/>
          <w:rPrChange w:author="Dandara Conceição Lino de Lima" w:date="2018-12-08T21:55:55.1999557" w:id="235980268">
            <w:rPr/>
          </w:rPrChange>
        </w:rPr>
        <w:pPrChange w:author="Dandara Conceição Lino de Lima" w:date="2018-12-08T21:55:55.1999557" w:id="1332238001">
          <w:pPr/>
        </w:pPrChange>
      </w:pPr>
    </w:p>
    <w:p w:rsidR="239E72F0" w:rsidDel="3A897B78" w:rsidP="5A185F71" w:rsidRDefault="239E72F0" w14:paraId="3A40EBB8" w14:textId="3C96A634">
      <w:pPr>
        <w:pStyle w:val="Normal"/>
        <w:bidi w:val="0"/>
        <w:spacing w:before="0" w:beforeAutospacing="off" w:after="0" w:afterAutospacing="off" w:line="360" w:lineRule="auto"/>
        <w:ind w:left="0" w:right="0" w:firstLine="567"/>
        <w:jc w:val="both"/>
        <w:rPr>
          <w:del w:author="Dandara Conceição Lino de Lima" w:date="2018-12-08T22:01:58.8500041" w:id="2068547396"/>
          <w:rFonts w:ascii="Times New Roman" w:hAnsi="Times New Roman" w:eastAsia="Times New Roman" w:cs="Times New Roman"/>
          <w:lang w:val="pt-BR"/>
          <w:rPrChange w:author="Dandara Conceição Lino de Lima" w:date="2018-12-08T22:00:27.796792" w:id="2020739183">
            <w:rPr/>
          </w:rPrChange>
        </w:rPr>
        <w:pPrChange w:author="Dandara Conceição Lino de Lima" w:date="2018-12-08T22:00:27.796792" w:id="922309127">
          <w:pPr/>
        </w:pPrChange>
      </w:pPr>
    </w:p>
    <w:p w:rsidR="69488777" w:rsidDel="0087C57F" w:rsidP="0B7F050C" w:rsidRDefault="28D44647" w14:paraId="279558C8" w14:textId="77729B65" w14:noSpellErr="1">
      <w:pPr>
        <w:pStyle w:val="Normal"/>
        <w:bidi w:val="0"/>
        <w:spacing w:before="0" w:beforeAutospacing="off" w:after="0" w:afterAutospacing="off" w:line="360" w:lineRule="auto"/>
        <w:ind w:firstLine="567"/>
        <w:jc w:val="both"/>
        <w:rPr>
          <w:del w:author="Dandara Conceição Lino de Lima" w:date="2018-12-08T22:02:59.4922994" w:id="1705693920"/>
          <w:lang w:val="pt-BR"/>
          <w:rPrChange w:author="Dandara Conceição Lino de Lima" w:date="2018-12-08T21:53:53.8330245" w:id="462976710">
            <w:rPr/>
          </w:rPrChange>
        </w:rPr>
        <w:pPrChange w:author="Dandara Conceição Lino de Lima" w:date="2018-12-08T21:53:53.8330245" w:id="941388114">
          <w:pPr>
            <w:pStyle w:val="Corpodetexto"/>
          </w:pPr>
        </w:pPrChange>
      </w:pPr>
      <w:ins w:author="Dandara Conceição Lino de Lima" w:date="2018-12-08T21:49:20.9426046" w:id="492423044">
        <w:r w:rsidRPr="0306E9EE" w:rsidR="0306E9EE">
          <w:rPr>
            <w:rFonts w:ascii="Times New Roman" w:hAnsi="Times New Roman" w:eastAsia="Times New Roman" w:cs="Times New Roman"/>
            <w:noProof w:val="0"/>
            <w:sz w:val="24"/>
            <w:szCs w:val="24"/>
            <w:lang w:val="pt-BR"/>
            <w:rPrChange w:author="Dandara Conceição Lino de Lima" w:date="2018-12-08T21:49:20.9426046" w:id="1468425698">
              <w:rPr/>
            </w:rPrChange>
          </w:rPr>
          <w:t xml:space="preserve">A alfabetização cientifica contribui para uma postura que envolve tomada de decisões. Desenvolve o pensamento crítico. Relaciona o ambiente</w:t>
        </w:r>
      </w:ins>
      <w:ins w:author="Dandara Conceição Lino de Lima" w:date="2018-12-08T21:49:50.9838595" w:id="1056777244">
        <w:r w:rsidRPr="0306E9EE" w:rsidR="27E6CF3E">
          <w:rPr>
            <w:rFonts w:ascii="Times New Roman" w:hAnsi="Times New Roman" w:eastAsia="Times New Roman" w:cs="Times New Roman"/>
            <w:noProof w:val="0"/>
            <w:sz w:val="24"/>
            <w:szCs w:val="24"/>
            <w:lang w:val="pt-BR"/>
            <w:rPrChange w:author="Dandara Conceição Lino de Lima" w:date="2018-12-08T21:49:20.9426046" w:id="720193419">
              <w:rPr/>
            </w:rPrChange>
          </w:rPr>
          <w:t xml:space="preserve"> e os seres </w:t>
        </w:r>
        <w:r w:rsidRPr="0306E9EE" w:rsidR="27E6CF3E">
          <w:rPr>
            <w:rFonts w:ascii="Times New Roman" w:hAnsi="Times New Roman" w:eastAsia="Times New Roman" w:cs="Times New Roman"/>
            <w:noProof w:val="0"/>
            <w:sz w:val="24"/>
            <w:szCs w:val="24"/>
            <w:lang w:val="pt-BR"/>
            <w:rPrChange w:author="Dandara Conceição Lino de Lima" w:date="2018-12-08T21:49:20.9426046" w:id="302104080">
              <w:rPr/>
            </w:rPrChange>
          </w:rPr>
          <w:t xml:space="preserve">humanos, a </w:t>
        </w:r>
        <w:r w:rsidRPr="0306E9EE" w:rsidR="27E6CF3E">
          <w:rPr>
            <w:rFonts w:ascii="Times New Roman" w:hAnsi="Times New Roman" w:eastAsia="Times New Roman" w:cs="Times New Roman"/>
            <w:noProof w:val="0"/>
            <w:sz w:val="24"/>
            <w:szCs w:val="24"/>
            <w:lang w:val="pt-BR"/>
            <w:rPrChange w:author="Dandara Conceição Lino de Lima" w:date="2018-12-08T21:49:20.9426046" w:id="1886312919">
              <w:rPr/>
            </w:rPrChange>
          </w:rPr>
          <w:t xml:space="preserve">con</w:t>
        </w:r>
      </w:ins>
      <w:ins w:author="Dandara Conceição Lino de Lima" w:date="2018-12-08T21:50:21.5932348" w:id="1457584187">
        <w:r w:rsidRPr="0306E9EE" w:rsidR="6B3CD1D9">
          <w:rPr>
            <w:rFonts w:ascii="Times New Roman" w:hAnsi="Times New Roman" w:eastAsia="Times New Roman" w:cs="Times New Roman"/>
            <w:noProof w:val="0"/>
            <w:sz w:val="24"/>
            <w:szCs w:val="24"/>
            <w:lang w:val="pt-BR"/>
            <w:rPrChange w:author="Dandara Conceição Lino de Lima" w:date="2018-12-08T21:49:20.9426046" w:id="1889161377">
              <w:rPr/>
            </w:rPrChange>
          </w:rPr>
          <w:t xml:space="preserve">ivência com o outro.</w:t>
        </w:r>
      </w:ins>
      <w:ins w:author="Dandara Conceição Lino de Lima" w:date="2018-12-08T21:35:11.7349435" w:id="2135298977"/>
      <w:ins w:author="Dandara Conceição Lino de Lima" w:date="2018-12-08T21:49:20.9426046" w:id="1067461225">
        <w:r w:rsidRPr="0306E9EE" w:rsidR="0306E9EE">
          <w:rPr>
            <w:rFonts w:ascii="Times New Roman" w:hAnsi="Times New Roman" w:eastAsia="Times New Roman" w:cs="Times New Roman"/>
            <w:noProof w:val="0"/>
            <w:sz w:val="24"/>
            <w:szCs w:val="24"/>
            <w:lang w:val="pt-BR"/>
            <w:rPrChange w:author="Dandara Conceição Lino de Lima" w:date="2018-12-08T21:49:20.9426046" w:id="1125425564">
              <w:rPr/>
            </w:rPrChange>
          </w:rPr>
          <w:t xml:space="preserve"> Instiga</w:t>
        </w:r>
      </w:ins>
      <w:ins w:author="Dandara Conceição Lino de Lima" w:date="2018-12-08T21:35:11.7349435" w:id="1952255755"/>
      <w:ins w:author="Dandara Conceição Lino de Lima" w:date="2018-12-08T21:49:20.9426046" w:id="1653929857">
        <w:r w:rsidRPr="0306E9EE" w:rsidR="0306E9EE">
          <w:rPr>
            <w:rFonts w:ascii="Times New Roman" w:hAnsi="Times New Roman" w:eastAsia="Times New Roman" w:cs="Times New Roman"/>
            <w:noProof w:val="0"/>
            <w:sz w:val="24"/>
            <w:szCs w:val="24"/>
            <w:lang w:val="pt-BR"/>
            <w:rPrChange w:author="Dandara Conceição Lino de Lima" w:date="2018-12-08T21:49:20.9426046" w:id="1151601566">
              <w:rPr/>
            </w:rPrChange>
          </w:rPr>
          <w:t xml:space="preserve"> o </w:t>
        </w:r>
        <w:r w:rsidRPr="0306E9EE" w:rsidR="0306E9EE">
          <w:rPr>
            <w:rFonts w:ascii="Times New Roman" w:hAnsi="Times New Roman" w:eastAsia="Times New Roman" w:cs="Times New Roman"/>
            <w:noProof w:val="0"/>
            <w:sz w:val="24"/>
            <w:szCs w:val="24"/>
            <w:lang w:val="pt-BR"/>
            <w:rPrChange w:author="Dandara Conceição Lino de Lima" w:date="2018-12-08T21:49:20.9426046" w:id="112662930">
              <w:rPr/>
            </w:rPrChange>
          </w:rPr>
          <w:t xml:space="preserve">questionamento</w:t>
        </w:r>
      </w:ins>
      <w:ins w:author="Dandara Conceição Lino de Lima" w:date="2018-12-08T21:50:21.5932348" w:id="778999328">
        <w:r w:rsidRPr="0306E9EE" w:rsidR="6B3CD1D9">
          <w:rPr>
            <w:rFonts w:ascii="Times New Roman" w:hAnsi="Times New Roman" w:eastAsia="Times New Roman" w:cs="Times New Roman"/>
            <w:noProof w:val="0"/>
            <w:sz w:val="24"/>
            <w:szCs w:val="24"/>
            <w:lang w:val="pt-BR"/>
            <w:rPrChange w:author="Dandara Conceição Lino de Lima" w:date="2018-12-08T21:49:20.9426046" w:id="1227479819">
              <w:rPr/>
            </w:rPrChange>
          </w:rPr>
          <w:t xml:space="preserve">. </w:t>
        </w:r>
      </w:ins>
      <w:ins w:author="Dandara Conceição Lino de Lima" w:date="2018-12-08T21:49:20.9426046" w:id="2009576866">
        <w:r w:rsidRPr="0306E9EE" w:rsidR="0306E9EE">
          <w:rPr>
            <w:rFonts w:ascii="Times New Roman" w:hAnsi="Times New Roman" w:eastAsia="Times New Roman" w:cs="Times New Roman"/>
            <w:noProof w:val="0"/>
            <w:sz w:val="24"/>
            <w:szCs w:val="24"/>
            <w:lang w:val="pt-BR"/>
            <w:rPrChange w:author="Dandara Conceição Lino de Lima" w:date="2018-12-08T21:49:20.9426046" w:id="2105819664">
              <w:rPr/>
            </w:rPrChange>
          </w:rPr>
          <w:t xml:space="preserve">Pode</w:t>
        </w:r>
        <w:r w:rsidRPr="0306E9EE" w:rsidR="0306E9EE">
          <w:rPr>
            <w:rFonts w:ascii="Times New Roman" w:hAnsi="Times New Roman" w:eastAsia="Times New Roman" w:cs="Times New Roman"/>
            <w:noProof w:val="0"/>
            <w:sz w:val="24"/>
            <w:szCs w:val="24"/>
            <w:lang w:val="pt-BR"/>
            <w:rPrChange w:author="Dandara Conceição Lino de Lima" w:date="2018-12-08T21:49:20.9426046" w:id="1561711020">
              <w:rPr/>
            </w:rPrChange>
          </w:rPr>
          <w:t xml:space="preserve"> ser facilmente vinculada a outras áreas do conhecimento e a apropriação da linguagem </w:t>
        </w:r>
        <w:r w:rsidRPr="0306E9EE" w:rsidR="0306E9EE">
          <w:rPr>
            <w:rFonts w:ascii="Times New Roman" w:hAnsi="Times New Roman" w:eastAsia="Times New Roman" w:cs="Times New Roman"/>
            <w:noProof w:val="0"/>
            <w:sz w:val="24"/>
            <w:szCs w:val="24"/>
            <w:lang w:val="pt-BR"/>
            <w:rPrChange w:author="Dandara Conceição Lino de Lima" w:date="2018-12-08T21:49:20.9426046" w:id="2019241548">
              <w:rPr/>
            </w:rPrChange>
          </w:rPr>
          <w:t xml:space="preserve">escrita</w:t>
        </w:r>
      </w:ins>
      <w:ins w:author="Dandara Conceição Lino de Lima" w:date="2018-12-08T21:50:51.9250521" w:id="3586097">
        <w:r w:rsidRPr="0306E9EE" w:rsidR="2B0B0035">
          <w:rPr>
            <w:rFonts w:ascii="Times New Roman" w:hAnsi="Times New Roman" w:eastAsia="Times New Roman" w:cs="Times New Roman"/>
            <w:noProof w:val="0"/>
            <w:sz w:val="24"/>
            <w:szCs w:val="24"/>
            <w:lang w:val="pt-BR"/>
            <w:rPrChange w:author="Dandara Conceição Lino de Lima" w:date="2018-12-08T21:49:20.9426046" w:id="1442240808">
              <w:rPr/>
            </w:rPrChange>
          </w:rPr>
          <w:t xml:space="preserve">.</w:t>
        </w:r>
      </w:ins>
      <w:ins w:author="Dandara Conceição Lino de Lima" w:date="2018-12-08T21:49:20.9426046" w:id="1467212382">
        <w:r w:rsidRPr="0306E9EE" w:rsidR="0306E9EE">
          <w:rPr>
            <w:rFonts w:ascii="Times New Roman" w:hAnsi="Times New Roman" w:eastAsia="Times New Roman" w:cs="Times New Roman"/>
            <w:noProof w:val="0"/>
            <w:sz w:val="24"/>
            <w:szCs w:val="24"/>
            <w:lang w:val="pt-BR"/>
            <w:rPrChange w:author="Dandara Conceição Lino de Lima" w:date="2018-12-08T21:49:20.9426046" w:id="1418656691">
              <w:rPr/>
            </w:rPrChange>
          </w:rPr>
          <w:t xml:space="preserve"> O</w:t>
        </w:r>
        <w:r w:rsidRPr="0306E9EE" w:rsidR="0306E9EE">
          <w:rPr>
            <w:rFonts w:ascii="Times New Roman" w:hAnsi="Times New Roman" w:eastAsia="Times New Roman" w:cs="Times New Roman"/>
            <w:noProof w:val="0"/>
            <w:sz w:val="24"/>
            <w:szCs w:val="24"/>
            <w:lang w:val="pt-BR"/>
            <w:rPrChange w:author="Dandara Conceição Lino de Lima" w:date="2018-12-08T21:49:20.9426046" w:id="742527452">
              <w:rPr/>
            </w:rPrChange>
          </w:rPr>
          <w:t xml:space="preserve"> conhecimento cientifico, por ser universal e comprovado, deve ser acessível a todos, é um direito </w:t>
        </w:r>
      </w:ins>
      <w:ins w:author="Dandara Conceição Lino de Lima" w:date="2018-12-08T21:51:22.2331696" w:id="1876181900">
        <w:r w:rsidRPr="0306E9EE" w:rsidR="71F0DF8B">
          <w:rPr>
            <w:rFonts w:ascii="Times New Roman" w:hAnsi="Times New Roman" w:eastAsia="Times New Roman" w:cs="Times New Roman"/>
            <w:noProof w:val="0"/>
            <w:sz w:val="24"/>
            <w:szCs w:val="24"/>
            <w:lang w:val="pt-BR"/>
            <w:rPrChange w:author="Dandara Conceição Lino de Lima" w:date="2018-12-08T21:49:20.9426046" w:id="1030692525">
              <w:rPr/>
            </w:rPrChange>
          </w:rPr>
          <w:t xml:space="preserve">cultur</w:t>
        </w:r>
      </w:ins>
      <w:ins w:author="Dandara Conceição Lino de Lima" w:date="2018-12-08T21:51:52.5677527" w:id="1776739852">
        <w:r w:rsidRPr="0306E9EE" w:rsidR="287D9C3A">
          <w:rPr>
            <w:rFonts w:ascii="Times New Roman" w:hAnsi="Times New Roman" w:eastAsia="Times New Roman" w:cs="Times New Roman"/>
            <w:noProof w:val="0"/>
            <w:sz w:val="24"/>
            <w:szCs w:val="24"/>
            <w:lang w:val="pt-BR"/>
            <w:rPrChange w:author="Dandara Conceição Lino de Lima" w:date="2018-12-08T21:49:20.9426046" w:id="2034153950">
              <w:rPr/>
            </w:rPrChange>
          </w:rPr>
          <w:t xml:space="preserve">al e </w:t>
        </w:r>
      </w:ins>
      <w:ins w:author="Dandara Conceição Lino de Lima" w:date="2018-12-08T21:51:22.2331696" w:id="659150396">
        <w:r w:rsidRPr="0306E9EE" w:rsidR="0306E9EE">
          <w:rPr>
            <w:rFonts w:ascii="Times New Roman" w:hAnsi="Times New Roman" w:eastAsia="Times New Roman" w:cs="Times New Roman"/>
            <w:noProof w:val="0"/>
            <w:sz w:val="24"/>
            <w:szCs w:val="24"/>
            <w:lang w:val="pt-BR"/>
            <w:rPrChange w:author="Dandara Conceição Lino de Lima" w:date="2018-12-08T21:49:20.9426046" w:id="17563053">
              <w:rPr/>
            </w:rPrChange>
          </w:rPr>
          <w:t xml:space="preserve">de aprendizagem.  </w:t>
        </w:r>
      </w:ins>
    </w:p>
    <w:p w:rsidR="69488777" w:rsidDel="0306E9EE" w:rsidP="692271E4" w:rsidRDefault="28D44647" w14:paraId="0E4E66C9" w14:textId="5715C5F5" w14:noSpellErr="1">
      <w:pPr>
        <w:pStyle w:val="Normal"/>
        <w:bidi w:val="0"/>
        <w:spacing w:before="0" w:beforeAutospacing="off" w:after="0" w:afterAutospacing="off" w:line="360" w:lineRule="auto"/>
        <w:ind w:firstLine="567"/>
        <w:jc w:val="both"/>
        <w:rPr>
          <w:del w:author="Dandara Conceição Lino de Lima" w:date="2018-12-08T21:49:20.9426046" w:id="1632416176"/>
          <w:lang w:val="pt-BR"/>
          <w:rPrChange w:author="Dandara Conceição Lino de Lima" w:date="2018-12-08T21:48:20.4555663" w:id="120795868">
            <w:rPr/>
          </w:rPrChange>
        </w:rPr>
        <w:pPrChange w:author="Dandara Conceição Lino de Lima" w:date="2018-12-08T21:48:20.4555663" w:id="941388114">
          <w:pPr>
            <w:pStyle w:val="Corpodetexto"/>
          </w:pPr>
        </w:pPrChange>
      </w:pPr>
    </w:p>
    <w:p w:rsidR="0306E9EE" w:rsidDel="0087C57F" w:rsidP="0306E9EE" w:rsidRDefault="0306E9EE" w14:noSpellErr="1" w14:paraId="53BC0AE0">
      <w:pPr>
        <w:pStyle w:val="Normal"/>
        <w:bidi w:val="0"/>
        <w:spacing w:before="0" w:beforeAutospacing="off" w:after="0" w:afterAutospacing="off" w:line="360" w:lineRule="auto"/>
        <w:ind w:firstLine="567"/>
        <w:jc w:val="both"/>
        <w:rPr>
          <w:del w:author="Dandara Conceição Lino de Lima" w:date="2018-12-08T22:02:59.4922994" w:id="1051023256"/>
          <w:rFonts w:ascii="Times New Roman" w:hAnsi="Times New Roman" w:eastAsia="Times New Roman" w:cs="Times New Roman"/>
          <w:noProof w:val="0"/>
          <w:sz w:val="24"/>
          <w:szCs w:val="24"/>
          <w:lang w:val="pt-BR"/>
          <w:rPrChange w:author="Dandara Conceição Lino de Lima" w:date="2018-12-08T21:49:20.9426046" w:id="1377345871">
            <w:rPr/>
          </w:rPrChange>
        </w:rPr>
        <w:pPrChange w:author="Dandara Conceição Lino de Lima" w:date="2018-12-08T21:49:20.9426046" w:id="232154364">
          <w:pPr/>
        </w:pPrChange>
      </w:pPr>
    </w:p>
    <w:p w:rsidR="69488777" w:rsidDel="5FC88943" w:rsidP="678BA8A9" w:rsidRDefault="28D44647" w14:paraId="509BA11D" w14:textId="20C784CB" w14:noSpellErr="1">
      <w:pPr>
        <w:pStyle w:val="Normal"/>
        <w:bidi w:val="0"/>
        <w:spacing w:before="0" w:beforeAutospacing="off" w:after="0" w:afterAutospacing="off" w:line="360" w:lineRule="auto"/>
        <w:ind w:firstLine="567"/>
        <w:jc w:val="both"/>
        <w:rPr>
          <w:lang w:val="pt-BR"/>
          <w:rPrChange w:author="Leticia de Carvalho" w:date="2018-12-10T05:22:04.0584871" w:id="1085074831">
            <w:rPr/>
          </w:rPrChange>
        </w:rPr>
        <w:pPrChange w:author="Leticia de Carvalho" w:date="2018-12-10T05:22:04.0584871" w:id="941388114">
          <w:pPr>
            <w:pStyle w:val="Corpodetexto"/>
          </w:pPr>
        </w:pPrChange>
      </w:pPr>
      <w:ins w:author="Dandara Conceição Lino de Lima" w:date="2018-12-08T20:50:42.1509615" w:id="481260770">
        <w:r w:rsidRPr="27F99811" w:rsidR="27F99811">
          <w:rPr>
            <w:lang w:val="pt-BR"/>
            <w:rPrChange w:author="Dandara Conceição Lino de Lima" w:date="2018-12-08T20:50:42.1509615" w:id="1381418311">
              <w:rPr/>
            </w:rPrChange>
          </w:rPr>
          <w:t xml:space="preserve"> </w:t>
        </w:r>
      </w:ins>
    </w:p>
    <w:p w:rsidR="69488777" w:rsidDel="5FC88943" w:rsidP="135B9C03" w:rsidRDefault="28D44647" w14:paraId="557A8677" w14:textId="17E42433" w14:noSpellErr="1">
      <w:pPr>
        <w:pStyle w:val="Corpodetexto"/>
        <w:rPr>
          <w:del w:author="Vanessa Cristina Viebrantz" w:date="2018-12-08T19:47:37.002317" w:id="2145981984"/>
          <w:lang w:val="pt-BR"/>
          <w:rPrChange w:author="Vanessa Cristina Viebrantz" w:date="2018-12-08T19:02:52.1439811" w:id="1298295371">
            <w:rPr/>
          </w:rPrChange>
        </w:rPr>
        <w:rPr>
          <w:lang w:val="pt-BR"/>
        </w:rPr>
        <w:pPrChange w:author="Vanessa Cristina Viebrantz" w:date="2018-12-08T19:02:52.1439811" w:id="941388114">
          <w:pPr>
            <w:pStyle w:val="Corpodetexto"/>
          </w:pPr>
        </w:pPrChange>
      </w:pPr>
      <w:ins w:author="Vanessa Cristina Viebrantz" w:date="2018-12-08T19:47:37.002317" w:id="200509256">
        <w:r w:rsidRPr="28D44647" w:rsidR="5FC88943">
          <w:rPr>
            <w:lang w:val="pt-BR"/>
          </w:rPr>
          <w:t xml:space="preserve"> </w:t>
        </w:r>
        <w:del w:author="Dandara Conceição Lino de Lima" w:date="2018-12-08T19:48:07.2380165" w:id="1570423719">
          <w:r w:rsidRPr="28D44647" w:rsidDel="33B4870A" w:rsidR="5FC88943">
            <w:rPr>
              <w:lang w:val="pt-BR"/>
            </w:rPr>
            <w:delText xml:space="preserve">agora? </w:delText>
          </w:r>
        </w:del>
      </w:ins>
    </w:p>
    <w:p w:rsidR="5FC88943" w:rsidP="73A54624" w:rsidRDefault="5FC88943" w14:paraId="3B70CB4D" w14:textId="1A140FDC">
      <w:pPr>
        <w:pStyle w:val="Corpodetexto"/>
        <w:bidi w:val="0"/>
        <w:spacing w:before="0" w:beforeAutospacing="off" w:after="0" w:afterAutospacing="off" w:line="360" w:lineRule="auto"/>
        <w:ind w:left="0" w:right="0" w:firstLine="567"/>
        <w:jc w:val="both"/>
        <w:rPr>
          <w:lang w:val="pt-BR"/>
          <w:rPrChange w:author="Dandara Conceição Lino de Lima" w:date="2018-12-08T20:17:50.4485447" w:id="1130251778">
            <w:rPr/>
          </w:rPrChange>
        </w:rPr>
        <w:pPrChange w:author="Dandara Conceição Lino de Lima" w:date="2018-12-08T20:17:50.4485447" w:id="2123959328">
          <w:pPr/>
        </w:pPrChange>
      </w:pPr>
    </w:p>
    <w:p w:rsidR="69488777" w:rsidP="28D44647" w:rsidRDefault="28D44647" w14:paraId="4BA850EE" w14:textId="7040E9BA" w14:noSpellErr="1">
      <w:pPr>
        <w:pStyle w:val="Ttulo2"/>
        <w:rPr>
          <w:lang w:val="pt-BR"/>
        </w:rPr>
      </w:pPr>
      <w:del w:author="Dandara Conceição Lino de Lima" w:date="2018-12-08T18:23:42.6512955" w:id="1162702315">
        <w:r w:rsidRPr="28D44647" w:rsidDel="7C40D493">
          <w:rPr>
            <w:lang w:val="pt-BR"/>
          </w:rPr>
          <w:delText xml:space="preserve">JOGOS DIGITAIS e </w:delText>
        </w:r>
      </w:del>
      <w:r w:rsidRPr="28D44647">
        <w:rPr>
          <w:lang w:val="pt-BR"/>
        </w:rPr>
        <w:t xml:space="preserve">tecnologias na educação </w:t>
      </w:r>
    </w:p>
    <w:p w:rsidR="00714727" w:rsidP="670B8C7F" w:rsidRDefault="64869FD6" w14:paraId="115A2CE8" w14:textId="36141D77">
      <w:pPr>
        <w:pStyle w:val="Normal"/>
        <w:spacing w:line="360" w:lineRule="auto"/>
        <w:ind w:left="0" w:firstLine="567"/>
        <w:jc w:val="both"/>
        <w:rPr>
          <w:ins w:author="Dandara Conceição Lino de Lima" w:date="2018-12-08T22:34:21.0494846" w:id="1306810729"/>
          <w:noProof w:val="0"/>
          <w:sz w:val="24"/>
          <w:szCs w:val="24"/>
          <w:lang w:val="pt-BR"/>
          <w:rPrChange w:author="Dandara Conceição Lino de Lima" w:date="2018-12-08T22:34:21.0494846" w:id="1302713271">
            <w:rPr/>
          </w:rPrChange>
        </w:rPr>
        <w:pPrChange w:author="Dandara Conceição Lino de Lima" w:date="2018-12-08T22:34:21.0494846" w:id="2025300215">
          <w:pPr>
            <w:pStyle w:val="Corpodetexto"/>
          </w:pPr>
        </w:pPrChange>
      </w:pPr>
      <w:r w:rsidRPr="73C17490">
        <w:rPr>
          <w:sz w:val="24"/>
          <w:szCs w:val="24"/>
          <w:lang w:val="pt-BR"/>
          <w:rPrChange w:author="Dandara Conceição Lino de Lima" w:date="2018-12-08T22:24:44.6379691" w:id="641165367">
            <w:rPr>
              <w:lang w:val="pt-BR"/>
            </w:rPr>
          </w:rPrChange>
        </w:rPr>
        <w:t xml:space="preserve">O uso das tecnologias da informação e comunicação (TIC’S) é </w:t>
      </w:r>
      <w:r w:rsidRPr="73C17490">
        <w:rPr>
          <w:sz w:val="24"/>
          <w:szCs w:val="24"/>
          <w:lang w:val="pt-BR"/>
          <w:rPrChange w:author="Dandara Conceição Lino de Lima" w:date="2018-12-08T22:24:44.6379691" w:id="1440323094">
            <w:rPr>
              <w:lang w:val="pt-BR"/>
            </w:rPr>
          </w:rPrChange>
        </w:rPr>
        <w:t>inevitável</w:t>
      </w:r>
      <w:r w:rsidRPr="73C17490">
        <w:rPr>
          <w:sz w:val="24"/>
          <w:szCs w:val="24"/>
          <w:lang w:val="pt-BR"/>
          <w:rPrChange w:author="Dandara Conceição Lino de Lima" w:date="2018-12-08T22:24:44.6379691" w:id="1944946814">
            <w:rPr>
              <w:lang w:val="pt-BR"/>
            </w:rPr>
          </w:rPrChange>
        </w:rPr>
        <w:t xml:space="preserve">,</w:t>
      </w:r>
      <w:ins w:author="Dandara Conceição Lino de Lima" w:date="2018-12-08T22:13:06.9152449" w:id="1309778478">
        <w:r w:rsidRPr="73C17490" w:rsidR="21A49FE9">
          <w:rPr>
            <w:sz w:val="24"/>
            <w:szCs w:val="24"/>
            <w:lang w:val="pt-BR"/>
            <w:rPrChange w:author="Dandara Conceição Lino de Lima" w:date="2018-12-08T22:24:44.6379691" w:id="99803697">
              <w:rPr>
                <w:lang w:val="pt-BR"/>
              </w:rPr>
            </w:rPrChange>
          </w:rPr>
          <w:t xml:space="preserve"> p</w:t>
        </w:r>
      </w:ins>
      <w:ins w:author="Dandara Conceição Lino de Lima" w:date="2018-12-08T22:13:37.2954805" w:id="1172719128">
        <w:r w:rsidRPr="73C17490" w:rsidR="670F91C3">
          <w:rPr>
            <w:sz w:val="24"/>
            <w:szCs w:val="24"/>
            <w:lang w:val="pt-BR"/>
            <w:rPrChange w:author="Dandara Conceição Lino de Lima" w:date="2018-12-08T22:24:44.6379691" w:id="1192976783">
              <w:rPr>
                <w:lang w:val="pt-BR"/>
              </w:rPr>
            </w:rPrChange>
          </w:rPr>
          <w:t xml:space="preserve">ois </w:t>
        </w:r>
      </w:ins>
      <w:ins w:author="Dandara Conceição Lino de Lima" w:date="2018-12-08T22:14:07.6620439" w:id="1183995574">
        <w:r w:rsidRPr="73C17490" w:rsidR="6028BD9A">
          <w:rPr>
            <w:sz w:val="24"/>
            <w:szCs w:val="24"/>
            <w:lang w:val="pt-BR"/>
            <w:rPrChange w:author="Dandara Conceição Lino de Lima" w:date="2018-12-08T22:24:44.6379691" w:id="1955643448">
              <w:rPr>
                <w:lang w:val="pt-BR"/>
              </w:rPr>
            </w:rPrChange>
          </w:rPr>
          <w:t xml:space="preserve">f</w:t>
        </w:r>
      </w:ins>
      <w:ins w:author="Dandara Conceição Lino de Lima" w:date="2018-12-08T22:14:38.0029271" w:id="2081589320">
        <w:r w:rsidRPr="73C17490" w:rsidR="60E0C9D2">
          <w:rPr>
            <w:sz w:val="24"/>
            <w:szCs w:val="24"/>
            <w:lang w:val="pt-BR"/>
            <w:rPrChange w:author="Dandara Conceição Lino de Lima" w:date="2018-12-08T22:24:44.6379691" w:id="656314380">
              <w:rPr>
                <w:lang w:val="pt-BR"/>
              </w:rPr>
            </w:rPrChange>
          </w:rPr>
          <w:t xml:space="preserve">az parte do cotidiano dos estudantes e professores</w:t>
        </w:r>
      </w:ins>
      <w:ins w:author="Dandara Conceição Lino de Lima" w:date="2018-12-08T22:17:09.6834742" w:id="276760786">
        <w:r w:rsidRPr="73C17490" w:rsidR="53981A04">
          <w:rPr>
            <w:sz w:val="24"/>
            <w:szCs w:val="24"/>
            <w:lang w:val="pt-BR"/>
            <w:rPrChange w:author="Dandara Conceição Lino de Lima" w:date="2018-12-08T22:24:44.6379691" w:id="297831076">
              <w:rPr>
                <w:lang w:val="pt-BR"/>
              </w:rPr>
            </w:rPrChange>
          </w:rPr>
          <w:t xml:space="preserve">. Mas será que essas tecnologias e</w:t>
        </w:r>
      </w:ins>
      <w:ins w:author="Dandara Conceição Lino de Lima" w:date="2018-12-08T22:17:39.9329143" w:id="703691181">
        <w:r w:rsidRPr="73C17490" w:rsidR="42D3C9FE">
          <w:rPr>
            <w:sz w:val="24"/>
            <w:szCs w:val="24"/>
            <w:lang w:val="pt-BR"/>
            <w:rPrChange w:author="Dandara Conceição Lino de Lima" w:date="2018-12-08T22:24:44.6379691" w:id="1607100768">
              <w:rPr>
                <w:lang w:val="pt-BR"/>
              </w:rPr>
            </w:rPrChange>
          </w:rPr>
          <w:t xml:space="preserve">stão sendo utilizadas de forma correta nas escolas?</w:t>
        </w:r>
      </w:ins>
      <w:ins w:author="Dandara Conceição Lino de Lima" w:date="2018-12-08T22:28:47.2795265" w:id="923116603">
        <w:r w:rsidRPr="73C17490" w:rsidR="0E9610D0">
          <w:rPr>
            <w:sz w:val="24"/>
            <w:szCs w:val="24"/>
            <w:lang w:val="pt-BR"/>
            <w:rPrChange w:author="Dandara Conceição Lino de Lima" w:date="2018-12-08T22:24:44.6379691" w:id="2043213791">
              <w:rPr>
                <w:lang w:val="pt-BR"/>
              </w:rPr>
            </w:rPrChange>
          </w:rPr>
          <w:t xml:space="preserve"> Vivemos em um mundo </w:t>
        </w:r>
      </w:ins>
      <w:ins w:author="Dandara Conceição Lino de Lima" w:date="2018-12-08T22:29:47.9659721" w:id="2092290178">
        <w:r w:rsidRPr="73C17490" w:rsidR="7AE38839">
          <w:rPr>
            <w:sz w:val="24"/>
            <w:szCs w:val="24"/>
            <w:lang w:val="pt-BR"/>
            <w:rPrChange w:author="Dandara Conceição Lino de Lima" w:date="2018-12-08T22:24:44.6379691" w:id="1311222946">
              <w:rPr>
                <w:lang w:val="pt-BR"/>
              </w:rPr>
            </w:rPrChange>
          </w:rPr>
          <w:t xml:space="preserve">em</w:t>
        </w:r>
      </w:ins>
      <w:ins w:author="Dandara Conceição Lino de Lima" w:date="2018-12-08T22:28:47.2795265" w:id="1500543209">
        <w:r w:rsidRPr="73C17490" w:rsidR="0E9610D0">
          <w:rPr>
            <w:sz w:val="24"/>
            <w:szCs w:val="24"/>
            <w:lang w:val="pt-BR"/>
            <w:rPrChange w:author="Dandara Conceição Lino de Lima" w:date="2018-12-08T22:24:44.6379691" w:id="1573947341">
              <w:rPr>
                <w:lang w:val="pt-BR"/>
              </w:rPr>
            </w:rPrChange>
          </w:rPr>
          <w:t xml:space="preserve"> </w:t>
        </w:r>
      </w:ins>
      <w:ins w:author="Dandara Conceição Lino de Lima" w:date="2018-12-08T22:29:47.9659721" w:id="663577145">
        <w:r w:rsidRPr="73C17490" w:rsidR="7AE38839">
          <w:rPr>
            <w:sz w:val="24"/>
            <w:szCs w:val="24"/>
            <w:lang w:val="pt-BR"/>
            <w:rPrChange w:author="Dandara Conceição Lino de Lima" w:date="2018-12-08T22:24:44.6379691" w:id="1602953150">
              <w:rPr>
                <w:lang w:val="pt-BR"/>
              </w:rPr>
            </w:rPrChange>
          </w:rPr>
          <w:t xml:space="preserve">que existem variadas modalidades de comunicação</w:t>
        </w:r>
      </w:ins>
      <w:ins w:author="Dandara Conceição Lino de Lima" w:date="2018-12-08T22:30:18.3353223" w:id="1856293476">
        <w:r w:rsidRPr="4D374638" w:rsidR="4D374638">
          <w:rPr>
            <w:sz w:val="24"/>
            <w:szCs w:val="24"/>
            <w:lang w:val="pt-BR"/>
            <w:rPrChange w:author="Dandara Conceição Lino de Lima" w:date="2018-12-08T22:30:18.3353223" w:id="1920454607">
              <w:rPr/>
            </w:rPrChange>
          </w:rPr>
          <w:t>. Cada dia surge uma nova tecnologia</w:t>
        </w:r>
      </w:ins>
      <w:ins w:author="Dandara Conceição Lino de Lima" w:date="2018-12-08T22:30:48.5096797" w:id="1607501982">
        <w:r w:rsidRPr="4D374638" w:rsidR="704F51CB">
          <w:rPr>
            <w:sz w:val="24"/>
            <w:szCs w:val="24"/>
            <w:lang w:val="pt-BR"/>
            <w:rPrChange w:author="Dandara Conceição Lino de Lima" w:date="2018-12-08T22:30:18.3353223" w:id="1503474835">
              <w:rPr/>
            </w:rPrChange>
          </w:rPr>
          <w:t xml:space="preserve">, </w:t>
        </w:r>
      </w:ins>
      <w:ins w:author="Dandara Conceição Lino de Lima" w:date="2018-12-08T22:32:19.6537643" w:id="830330646">
        <w:r w:rsidRPr="4D374638" w:rsidR="22F244E7">
          <w:rPr>
            <w:sz w:val="24"/>
            <w:szCs w:val="24"/>
            <w:lang w:val="pt-BR"/>
            <w:rPrChange w:author="Dandara Conceição Lino de Lima" w:date="2018-12-08T22:30:18.3353223" w:id="1212081432">
              <w:rPr/>
            </w:rPrChange>
          </w:rPr>
          <w:t xml:space="preserve">e para conseguir acompanhar, nos tornamos s</w:t>
        </w:r>
      </w:ins>
      <w:ins w:author="Dandara Conceição Lino de Lima" w:date="2018-12-08T22:32:50.0297845" w:id="1312233564">
        <w:r w:rsidRPr="4D374638" w:rsidR="2C98255F">
          <w:rPr>
            <w:sz w:val="24"/>
            <w:szCs w:val="24"/>
            <w:lang w:val="pt-BR"/>
            <w:rPrChange w:author="Dandara Conceição Lino de Lima" w:date="2018-12-08T22:30:18.3353223" w:id="425467401">
              <w:rPr/>
            </w:rPrChange>
          </w:rPr>
          <w:t xml:space="preserve">eres </w:t>
        </w:r>
        <w:proofErr w:type="spellStart"/>
        <w:r w:rsidRPr="4D374638" w:rsidR="2C98255F">
          <w:rPr>
            <w:sz w:val="24"/>
            <w:szCs w:val="24"/>
            <w:lang w:val="pt-BR"/>
            <w:rPrChange w:author="Dandara Conceição Lino de Lima" w:date="2018-12-08T22:30:18.3353223" w:id="138721402">
              <w:rPr/>
            </w:rPrChange>
          </w:rPr>
          <w:t xml:space="preserve">multiletrados</w:t>
        </w:r>
        <w:proofErr w:type="spellEnd"/>
      </w:ins>
      <w:ins w:author="Dandara Conceição Lino de Lima" w:date="2018-12-08T22:33:20.4023532" w:id="1649732524">
        <w:r w:rsidRPr="4D374638" w:rsidR="1D886025">
          <w:rPr>
            <w:sz w:val="24"/>
            <w:szCs w:val="24"/>
            <w:lang w:val="pt-BR"/>
            <w:rPrChange w:author="Dandara Conceição Lino de Lima" w:date="2018-12-08T22:30:18.3353223" w:id="959650620">
              <w:rPr/>
            </w:rPrChange>
          </w:rPr>
          <w:t xml:space="preserve">, adquirind</w:t>
        </w:r>
        <w:r w:rsidRPr="1D886025" w:rsidR="1D886025">
          <w:rPr>
            <w:sz w:val="24"/>
            <w:szCs w:val="24"/>
            <w:lang w:val="pt-BR"/>
            <w:rPrChange w:author="Dandara Conceição Lino de Lima" w:date="2018-12-08T22:33:20.4023532" w:id="1336154168">
              <w:rPr/>
            </w:rPrChange>
          </w:rPr>
          <w:t xml:space="preserve">o a habilidade de compreender e articular </w:t>
        </w:r>
      </w:ins>
      <w:ins w:author="Dandara Conceição Lino de Lima" w:date="2018-12-08T22:33:50.6754809" w:id="119576838">
        <w:r w:rsidRPr="1D886025" w:rsidR="24EC938C">
          <w:rPr>
            <w:sz w:val="24"/>
            <w:szCs w:val="24"/>
            <w:lang w:val="pt-BR"/>
            <w:rPrChange w:author="Dandara Conceição Lino de Lima" w:date="2018-12-08T22:33:20.4023532" w:id="59171864">
              <w:rPr/>
            </w:rPrChange>
          </w:rPr>
          <w:t xml:space="preserve">d</w:t>
        </w:r>
        <w:r w:rsidRPr="24EC938C" w:rsidR="24EC938C">
          <w:rPr>
            <w:sz w:val="24"/>
            <w:szCs w:val="24"/>
            <w:lang w:val="pt-BR"/>
            <w:rPrChange w:author="Dandara Conceição Lino de Lima" w:date="2018-12-08T22:33:50.6754809" w:id="2004030528">
              <w:rPr/>
            </w:rPrChange>
          </w:rPr>
          <w:t>iferentes linguagens</w:t>
        </w:r>
      </w:ins>
      <w:ins w:author="Dandara Conceição Lino de Lima" w:date="2018-12-08T22:32:50.0297845" w:id="1133937143">
        <w:r w:rsidRPr="2C98255F" w:rsidR="2C98255F">
          <w:rPr>
            <w:sz w:val="24"/>
            <w:szCs w:val="24"/>
            <w:lang w:val="pt-BR"/>
            <w:rPrChange w:author="Dandara Conceição Lino de Lima" w:date="2018-12-08T22:32:50.0297845" w:id="153390318">
              <w:rPr/>
            </w:rPrChange>
          </w:rPr>
          <w:t xml:space="preserve">. </w:t>
        </w:r>
      </w:ins>
      <w:ins w:author="Dandara Conceição Lino de Lima" w:date="2018-12-08T22:30:48.5096797" w:id="923009002">
        <w:r w:rsidRPr="4D374638" w:rsidR="4D374638">
          <w:rPr>
            <w:sz w:val="24"/>
            <w:szCs w:val="24"/>
            <w:lang w:val="pt-BR"/>
            <w:rPrChange w:author="Dandara Conceição Lino de Lima" w:date="2018-12-08T22:30:18.3353223" w:id="1142210105">
              <w:rPr/>
            </w:rPrChange>
          </w:rPr>
          <w:t xml:space="preserve"> </w:t>
        </w:r>
      </w:ins>
      <w:ins w:author="Dandara Conceição Lino de Lima" w:date="2018-12-08T22:26:15.6190082" w:id="163346573">
        <w:r w:rsidRPr="73C17490" w:rsidR="7AB231E7">
          <w:rPr>
            <w:sz w:val="24"/>
            <w:szCs w:val="24"/>
            <w:lang w:val="pt-BR"/>
            <w:rPrChange w:author="Dandara Conceição Lino de Lima" w:date="2018-12-08T22:24:44.6379691" w:id="1590847934">
              <w:rPr>
                <w:lang w:val="pt-BR"/>
              </w:rPr>
            </w:rPrChange>
          </w:rPr>
          <w:t xml:space="preserve">Rojo</w:t>
        </w:r>
        <w:r w:rsidRPr="73C17490" w:rsidR="7AB231E7">
          <w:rPr>
            <w:sz w:val="24"/>
            <w:szCs w:val="24"/>
            <w:lang w:val="pt-BR"/>
            <w:rPrChange w:author="Dandara Conceição Lino de Lima" w:date="2018-12-08T22:24:44.6379691" w:id="14935018">
              <w:rPr>
                <w:lang w:val="pt-BR"/>
              </w:rPr>
            </w:rPrChange>
          </w:rPr>
          <w:t xml:space="preserve">, Almeida (2012) salienta que</w:t>
        </w:r>
      </w:ins>
      <w:ins w:author="Dandara Conceição Lino de Lima" w:date="2018-12-08T22:26:45.9517679" w:id="764679307">
        <w:r w:rsidRPr="73C17490" w:rsidR="050622A3">
          <w:rPr>
            <w:sz w:val="24"/>
            <w:szCs w:val="24"/>
            <w:lang w:val="pt-BR"/>
            <w:rPrChange w:author="Dandara Conceição Lino de Lima" w:date="2018-12-08T22:24:44.6379691" w:id="996583889">
              <w:rPr>
                <w:lang w:val="pt-BR"/>
              </w:rPr>
            </w:rPrChange>
          </w:rPr>
          <w:t xml:space="preserve"> “</w:t>
        </w:r>
      </w:ins>
      <w:ins w:author="Dandara Conceição Lino de Lima" w:date="2018-12-08T22:24:14.2485379" w:id="1039004360">
        <w:r w:rsidRPr="73C17490" w:rsidR="2BC00DCC">
          <w:rPr>
            <w:noProof w:val="0"/>
            <w:sz w:val="24"/>
            <w:szCs w:val="24"/>
            <w:lang w:val="pt-BR"/>
            <w:rPrChange w:author="Dandara Conceição Lino de Lima" w:date="2018-12-08T22:24:44.6379691" w:id="1500502589">
              <w:rPr/>
            </w:rPrChange>
          </w:rPr>
          <w:t xml:space="preserve">Trabalhar com </w:t>
        </w:r>
      </w:ins>
      <w:ins w:author="Dandara Conceição Lino de Lima" w:date="2018-12-08T22:17:39.9329143" w:id="97745225"/>
      <w:ins w:author="Dandara Conceição Lino de Lima" w:date="2018-12-08T22:24:14.2485379" w:id="1439223825">
        <w:proofErr w:type="spellStart"/>
        <w:r w:rsidRPr="73C17490" w:rsidR="2BC00DCC">
          <w:rPr>
            <w:noProof w:val="0"/>
            <w:sz w:val="24"/>
            <w:szCs w:val="24"/>
            <w:lang w:val="pt-BR"/>
            <w:rPrChange w:author="Dandara Conceição Lino de Lima" w:date="2018-12-08T22:24:44.6379691" w:id="79779197">
              <w:rPr/>
            </w:rPrChange>
          </w:rPr>
          <w:t>multiletramentos</w:t>
        </w:r>
        <w:proofErr w:type="spellEnd"/>
      </w:ins>
      <w:ins w:author="Dandara Conceição Lino de Lima" w:date="2018-12-08T22:17:39.9329143" w:id="1847556336"/>
      <w:ins w:author="Dandara Conceição Lino de Lima" w:date="2018-12-08T22:26:45.9517679" w:id="691204352">
        <w:r w:rsidRPr="73C17490" w:rsidR="2BC00DCC">
          <w:rPr>
            <w:noProof w:val="0"/>
            <w:sz w:val="24"/>
            <w:szCs w:val="24"/>
            <w:lang w:val="pt-BR"/>
            <w:rPrChange w:author="Dandara Conceição Lino de Lima" w:date="2018-12-08T22:24:44.6379691" w:id="303291787">
              <w:rPr/>
            </w:rPrChange>
          </w:rPr>
          <w:t xml:space="preserve"> pode ou não envolver (normalmente envolverá) o uso de novas tecnologias da comunicação e de informação (‘novos letramentos’), </w:t>
        </w:r>
      </w:ins>
      <w:ins w:author="Dandara Conceição Lino de Lima" w:date="2018-12-08T22:28:16.881949" w:id="1838538583">
        <w:r w:rsidRPr="73C17490" w:rsidR="069ACFC7">
          <w:rPr>
            <w:noProof w:val="0"/>
            <w:sz w:val="24"/>
            <w:szCs w:val="24"/>
            <w:lang w:val="pt-BR"/>
            <w:rPrChange w:author="Dandara Conceição Lino de Lima" w:date="2018-12-08T22:24:44.6379691" w:id="1302382776">
              <w:rPr/>
            </w:rPrChange>
          </w:rPr>
          <w:t xml:space="preserve">[...] </w:t>
        </w:r>
      </w:ins>
      <w:ins w:author="Dandara Conceição Lino de Lima" w:date="2018-12-08T22:26:45.9517679" w:id="1071584449">
        <w:r w:rsidRPr="73C17490" w:rsidR="2BC00DCC">
          <w:rPr>
            <w:noProof w:val="0"/>
            <w:sz w:val="24"/>
            <w:szCs w:val="24"/>
            <w:lang w:val="pt-BR"/>
            <w:rPrChange w:author="Dandara Conceição Lino de Lima" w:date="2018-12-08T22:24:44.6379691" w:id="1449440830">
              <w:rPr/>
            </w:rPrChange>
          </w:rPr>
          <w:t xml:space="preserve">parte das culturas de referência do alunado (popular, local, de massa) e de gêneros, mídias e linguagens por eles conhecidos</w:t>
        </w:r>
      </w:ins>
      <w:ins w:author="Dandara Conceição Lino de Lima" w:date="2018-12-08T22:34:21.0494846" w:id="129430375">
        <w:r w:rsidRPr="73C17490" w:rsidR="670B8C7F">
          <w:rPr>
            <w:noProof w:val="0"/>
            <w:sz w:val="24"/>
            <w:szCs w:val="24"/>
            <w:lang w:val="pt-BR"/>
            <w:rPrChange w:author="Dandara Conceição Lino de Lima" w:date="2018-12-08T22:24:44.6379691" w:id="1610245907">
              <w:rPr/>
            </w:rPrChange>
          </w:rPr>
          <w:t xml:space="preserve"> [...]</w:t>
        </w:r>
      </w:ins>
      <w:ins w:author="Dandara Conceição Lino de Lima" w:date="2018-12-08T22:28:16.881949" w:id="1954395070">
        <w:r w:rsidRPr="73C17490" w:rsidR="069ACFC7">
          <w:rPr>
            <w:noProof w:val="0"/>
            <w:sz w:val="24"/>
            <w:szCs w:val="24"/>
            <w:lang w:val="pt-BR"/>
            <w:rPrChange w:author="Dandara Conceição Lino de Lima" w:date="2018-12-08T22:24:44.6379691" w:id="948654166">
              <w:rPr/>
            </w:rPrChange>
          </w:rPr>
          <w:t xml:space="preserve">”</w:t>
        </w:r>
      </w:ins>
      <w:ins w:author="Dandara Conceição Lino de Lima" w:date="2018-12-08T22:34:21.0494846" w:id="900036336">
        <w:r w:rsidRPr="73C17490" w:rsidR="670B8C7F">
          <w:rPr>
            <w:noProof w:val="0"/>
            <w:sz w:val="24"/>
            <w:szCs w:val="24"/>
            <w:lang w:val="pt-BR"/>
            <w:rPrChange w:author="Dandara Conceição Lino de Lima" w:date="2018-12-08T22:24:44.6379691" w:id="676197953">
              <w:rPr/>
            </w:rPrChange>
          </w:rPr>
          <w:t xml:space="preserve">.</w:t>
        </w:r>
      </w:ins>
    </w:p>
    <w:p w:rsidR="670B8C7F" w:rsidP="4CCCCE18" w:rsidRDefault="670B8C7F" w14:textId="0281FBF0" w14:noSpellErr="1" w14:paraId="6512EF18">
      <w:pPr>
        <w:pStyle w:val="Normal"/>
        <w:spacing w:line="360" w:lineRule="auto"/>
        <w:ind w:left="0" w:firstLine="567"/>
        <w:jc w:val="both"/>
        <w:rPr>
          <w:ins w:author="Dandara Conceição Lino de Lima" w:date="2018-12-08T23:50:25.1256808" w:id="1603063951"/>
          <w:noProof w:val="0"/>
          <w:sz w:val="24"/>
          <w:szCs w:val="24"/>
          <w:lang w:val="pt-BR"/>
          <w:rPrChange w:author="Dandara Conceição Lino de Lima" w:date="2018-12-08T23:50:25.1256808" w:id="1144605494">
            <w:rPr/>
          </w:rPrChange>
        </w:rPr>
        <w:pPrChange w:author="Dandara Conceição Lino de Lima" w:date="2018-12-08T23:50:25.1256808" w:id="942618945">
          <w:pPr/>
        </w:pPrChange>
      </w:pPr>
      <w:ins w:author="Dandara Conceição Lino de Lima" w:date="2018-12-08T23:31:42.9288424" w:id="324950051">
        <w:r w:rsidRPr="0E6E59F8" w:rsidR="0E6E59F8">
          <w:rPr>
            <w:noProof w:val="0"/>
            <w:sz w:val="24"/>
            <w:szCs w:val="24"/>
            <w:lang w:val="pt-BR"/>
            <w:rPrChange w:author="Dandara Conceição Lino de Lima" w:date="2018-12-08T23:31:42.9288424" w:id="1165432215">
              <w:rPr/>
            </w:rPrChange>
          </w:rPr>
          <w:t xml:space="preserve">Portanto, a criança e o professor </w:t>
        </w:r>
        <w:r w:rsidRPr="0E6E59F8" w:rsidR="0E6E59F8">
          <w:rPr>
            <w:noProof w:val="0"/>
            <w:sz w:val="24"/>
            <w:szCs w:val="24"/>
            <w:lang w:val="pt-BR"/>
            <w:rPrChange w:author="Dandara Conceição Lino de Lima" w:date="2018-12-08T23:31:42.9288424" w:id="1185161097">
              <w:rPr/>
            </w:rPrChange>
          </w:rPr>
          <w:t>deve</w:t>
        </w:r>
      </w:ins>
      <w:ins w:author="Dandara Conceição Lino de Lima" w:date="2018-12-08T23:33:14.0398104" w:id="746991188">
        <w:r w:rsidRPr="0E6E59F8" w:rsidR="17CC61C9">
          <w:rPr>
            <w:noProof w:val="0"/>
            <w:sz w:val="24"/>
            <w:szCs w:val="24"/>
            <w:lang w:val="pt-BR"/>
            <w:rPrChange w:author="Dandara Conceição Lino de Lima" w:date="2018-12-08T23:31:42.9288424" w:id="496124801">
              <w:rPr/>
            </w:rPrChange>
          </w:rPr>
          <w:t>m</w:t>
        </w:r>
      </w:ins>
      <w:ins w:author="Dandara Conceição Lino de Lima" w:date="2018-12-08T23:31:42.9288424" w:id="1591790044">
        <w:r w:rsidRPr="0E6E59F8" w:rsidR="0E6E59F8">
          <w:rPr>
            <w:noProof w:val="0"/>
            <w:sz w:val="24"/>
            <w:szCs w:val="24"/>
            <w:lang w:val="pt-BR"/>
            <w:rPrChange w:author="Dandara Conceição Lino de Lima" w:date="2018-12-08T23:31:42.9288424" w:id="963532611">
              <w:rPr/>
            </w:rPrChange>
          </w:rPr>
          <w:t xml:space="preserve"> </w:t>
        </w:r>
      </w:ins>
      <w:ins w:author="Dandara Conceição Lino de Lima" w:date="2018-12-08T23:32:13.2787204" w:id="258880429">
        <w:r w:rsidRPr="0E6E59F8" w:rsidR="6F0E34A9">
          <w:rPr>
            <w:noProof w:val="0"/>
            <w:sz w:val="24"/>
            <w:szCs w:val="24"/>
            <w:lang w:val="pt-BR"/>
            <w:rPrChange w:author="Dandara Conceição Lino de Lima" w:date="2018-12-08T23:31:42.9288424" w:id="1333822726">
              <w:rPr/>
            </w:rPrChange>
          </w:rPr>
          <w:t>s</w:t>
        </w:r>
      </w:ins>
      <w:ins w:author="Dandara Conceição Lino de Lima" w:date="2018-12-08T23:32:43.4917113" w:id="1359665864">
        <w:r w:rsidRPr="0E6E59F8" w:rsidR="3BB51633">
          <w:rPr>
            <w:noProof w:val="0"/>
            <w:sz w:val="24"/>
            <w:szCs w:val="24"/>
            <w:lang w:val="pt-BR"/>
            <w:rPrChange w:author="Dandara Conceição Lino de Lima" w:date="2018-12-08T23:31:42.9288424" w:id="980400400">
              <w:rPr/>
            </w:rPrChange>
          </w:rPr>
          <w:t xml:space="preserve">aber </w:t>
        </w:r>
      </w:ins>
      <w:ins w:author="Dandara Conceição Lino de Lima" w:date="2018-12-08T23:31:42.9288424" w:id="701721621">
        <w:r w:rsidRPr="0E6E59F8" w:rsidR="0E6E59F8">
          <w:rPr>
            <w:noProof w:val="0"/>
            <w:sz w:val="24"/>
            <w:szCs w:val="24"/>
            <w:lang w:val="pt-BR"/>
            <w:rPrChange w:author="Dandara Conceição Lino de Lima" w:date="2018-12-08T23:31:42.9288424" w:id="1541542664">
              <w:rPr/>
            </w:rPrChange>
          </w:rPr>
          <w:t>uti</w:t>
        </w:r>
      </w:ins>
      <w:ins w:author="Dandara Conceição Lino de Lima" w:date="2018-12-08T23:32:13.2787204" w:id="630034121">
        <w:r w:rsidRPr="0E6E59F8" w:rsidR="6F0E34A9">
          <w:rPr>
            <w:noProof w:val="0"/>
            <w:sz w:val="24"/>
            <w:szCs w:val="24"/>
            <w:lang w:val="pt-BR"/>
            <w:rPrChange w:author="Dandara Conceição Lino de Lima" w:date="2018-12-08T23:31:42.9288424" w:id="1667997200">
              <w:rPr/>
            </w:rPrChange>
          </w:rPr>
          <w:t xml:space="preserve">lizar </w:t>
        </w:r>
      </w:ins>
      <w:ins w:author="Dandara Conceição Lino de Lima" w:date="2018-12-08T23:32:43.4917113" w:id="79773401">
        <w:r w:rsidRPr="3BB51633" w:rsidR="3BB51633">
          <w:rPr>
            <w:noProof w:val="0"/>
            <w:sz w:val="24"/>
            <w:szCs w:val="24"/>
            <w:lang w:val="pt-BR"/>
            <w:rPrChange w:author="Dandara Conceição Lino de Lima" w:date="2018-12-08T23:32:43.4917113" w:id="1923073630">
              <w:rPr/>
            </w:rPrChange>
          </w:rPr>
          <w:t xml:space="preserve">e entender </w:t>
        </w:r>
      </w:ins>
      <w:ins w:author="Dandara Conceição Lino de Lima" w:date="2018-12-08T23:32:13.2787204" w:id="2014105949">
        <w:r w:rsidRPr="0E6E59F8" w:rsidR="6F0E34A9">
          <w:rPr>
            <w:noProof w:val="0"/>
            <w:sz w:val="24"/>
            <w:szCs w:val="24"/>
            <w:lang w:val="pt-BR"/>
            <w:rPrChange w:author="Dandara Conceição Lino de Lima" w:date="2018-12-08T23:31:42.9288424" w:id="65333444">
              <w:rPr/>
            </w:rPrChange>
          </w:rPr>
          <w:t>as tecnologias digitais</w:t>
        </w:r>
      </w:ins>
      <w:ins w:author="Dandara Conceição Lino de Lima" w:date="2018-12-08T23:33:14.0398104" w:id="1606765533">
        <w:r w:rsidRPr="0E6E59F8" w:rsidR="17CC61C9">
          <w:rPr>
            <w:noProof w:val="0"/>
            <w:sz w:val="24"/>
            <w:szCs w:val="24"/>
            <w:lang w:val="pt-BR"/>
            <w:rPrChange w:author="Dandara Conceição Lino de Lima" w:date="2018-12-08T23:31:42.9288424" w:id="574806426">
              <w:rPr/>
            </w:rPrChange>
          </w:rPr>
          <w:t xml:space="preserve"> de forma adequada, como um recurso</w:t>
        </w:r>
      </w:ins>
      <w:ins w:author="Dandara Conceição Lino de Lima" w:date="2018-12-08T23:35:45.5741615" w:id="1666241001">
        <w:r w:rsidRPr="0E6E59F8" w:rsidR="45EFD3B6">
          <w:rPr>
            <w:noProof w:val="0"/>
            <w:sz w:val="24"/>
            <w:szCs w:val="24"/>
            <w:lang w:val="pt-BR"/>
            <w:rPrChange w:author="Dandara Conceição Lino de Lima" w:date="2018-12-08T23:31:42.9288424" w:id="1399327993">
              <w:rPr/>
            </w:rPrChange>
          </w:rPr>
          <w:t xml:space="preserve">.</w:t>
        </w:r>
      </w:ins>
      <w:ins w:author="Dandara Conceição Lino de Lima" w:date="2018-12-08T23:36:15.9530244" w:id="526369321">
        <w:r w:rsidRPr="0E6E59F8" w:rsidR="318A63F8">
          <w:rPr>
            <w:noProof w:val="0"/>
            <w:sz w:val="24"/>
            <w:szCs w:val="24"/>
            <w:lang w:val="pt-BR"/>
            <w:rPrChange w:author="Dandara Conceição Lino de Lima" w:date="2018-12-08T23:31:42.9288424" w:id="100745780">
              <w:rPr/>
            </w:rPrChange>
          </w:rPr>
          <w:t xml:space="preserve"> </w:t>
        </w:r>
      </w:ins>
    </w:p>
    <w:p w:rsidR="670B8C7F" w:rsidP="728F871F" w:rsidRDefault="670B8C7F" w14:paraId="3DCAF891" w14:textId="4436D6B0" w14:noSpellErr="1">
      <w:pPr>
        <w:pStyle w:val="Normal"/>
        <w:spacing w:line="240" w:lineRule="auto"/>
        <w:ind w:left="3600" w:firstLine="0"/>
        <w:jc w:val="both"/>
        <w:rPr>
          <w:noProof w:val="0"/>
          <w:sz w:val="24"/>
          <w:szCs w:val="24"/>
          <w:lang w:val="pt-BR"/>
          <w:rPrChange w:author="Dandara Conceição Lino de Lima" w:date="2018-12-08T23:59:01.0147955" w:id="1849292284">
            <w:rPr/>
          </w:rPrChange>
        </w:rPr>
        <w:pPrChange w:author="Dandara Conceição Lino de Lima" w:date="2018-12-08T23:59:01.0147955" w:id="942618945">
          <w:pPr/>
        </w:pPrChange>
      </w:pPr>
      <w:ins w:author="Dandara Conceição Lino de Lima" w:date="2018-12-08T23:49:54.9918591" w:id="1341087593">
        <w:r w:rsidRPr="166D3C62" w:rsidR="01D57885">
          <w:rPr>
            <w:noProof w:val="0"/>
            <w:sz w:val="20"/>
            <w:szCs w:val="20"/>
            <w:lang w:val="pt-BR"/>
            <w:rPrChange w:author="Dandara Conceição Lino de Lima" w:date="2018-12-08T23:50:55.6270445" w:id="321599967">
              <w:rPr/>
            </w:rPrChange>
          </w:rPr>
          <w:t xml:space="preserve">[...</w:t>
        </w:r>
      </w:ins>
      <w:ins w:author="Dandara Conceição Lino de Lima" w:date="2018-12-08T23:50:25.1256808" w:id="51616618">
        <w:r w:rsidRPr="166D3C62" w:rsidR="4CCCCE18">
          <w:rPr>
            <w:noProof w:val="0"/>
            <w:sz w:val="20"/>
            <w:szCs w:val="20"/>
            <w:lang w:val="pt-BR"/>
            <w:rPrChange w:author="Dandara Conceição Lino de Lima" w:date="2018-12-08T23:50:55.6270445" w:id="1416141283">
              <w:rPr/>
            </w:rPrChange>
          </w:rPr>
          <w:t xml:space="preserve">] </w:t>
        </w:r>
      </w:ins>
      <w:ins w:author="Dandara Conceição Lino de Lima" w:date="2018-12-08T23:49:24.6044879" w:id="574945325">
        <w:r w:rsidRPr="166D3C62" w:rsidR="354ED1C5">
          <w:rPr>
            <w:rFonts w:ascii="Times New Roman" w:hAnsi="Times New Roman" w:eastAsia="Times New Roman" w:cs="Times New Roman"/>
            <w:noProof w:val="0"/>
            <w:sz w:val="20"/>
            <w:szCs w:val="20"/>
            <w:lang w:val="pt-BR"/>
            <w:rPrChange w:author="Dandara Conceição Lino de Lima" w:date="2018-12-08T23:50:55.6270445" w:id="319261639">
              <w:rPr/>
            </w:rPrChange>
          </w:rPr>
          <w:t xml:space="preserve">fazendo uso pedagógico delas, não apenas para o entretenimento e diversão, mas como ferramentas potencializadoras do conhecimento, as TIC são essenciais, desde que bem utilizadas. Os alunos precisam vivenciar situações desafiadoras para que sejam instigados a ler, perguntar e pesquisar só assim, no convívio com novas situações, irão avançar na sua aprendizagem. </w:t>
        </w:r>
      </w:ins>
      <w:ins w:author="Dandara Conceição Lino de Lima" w:date="2018-12-08T23:50:55.6270445" w:id="198228207">
        <w:r w:rsidRPr="166D3C62" w:rsidR="166D3C62">
          <w:rPr>
            <w:rFonts w:ascii="Times New Roman" w:hAnsi="Times New Roman" w:eastAsia="Times New Roman" w:cs="Times New Roman"/>
            <w:noProof w:val="0"/>
            <w:sz w:val="20"/>
            <w:szCs w:val="20"/>
            <w:lang w:val="pt-BR"/>
            <w:rPrChange w:author="Dandara Conceição Lino de Lima" w:date="2018-12-08T23:50:55.6270445" w:id="2092397564">
              <w:rPr/>
            </w:rPrChange>
          </w:rPr>
          <w:t xml:space="preserve">(</w:t>
        </w:r>
      </w:ins>
      <w:ins w:author="Dandara Conceição Lino de Lima" w:date="2018-12-08T23:51:25.9455348" w:id="767595431">
        <w:r w:rsidRPr="1A22E46A" w:rsidR="1A22E46A">
          <w:rPr>
            <w:rFonts w:ascii="Times New Roman" w:hAnsi="Times New Roman" w:eastAsia="Times New Roman" w:cs="Times New Roman"/>
            <w:noProof w:val="0"/>
            <w:sz w:val="20"/>
            <w:szCs w:val="20"/>
            <w:lang w:val="pt-BR"/>
            <w:rPrChange w:author="Dandara Conceição Lino de Lima" w:date="2018-12-08T23:51:25.9455348" w:id="1879348999">
              <w:rPr/>
            </w:rPrChange>
          </w:rPr>
          <w:t>COSTA, 2015, p.</w:t>
        </w:r>
      </w:ins>
      <w:ins w:author="Dandara Conceição Lino de Lima" w:date="2018-12-08T23:51:56.2679451" w:id="958767734">
        <w:r w:rsidRPr="1A22E46A" w:rsidR="0900D068">
          <w:rPr>
            <w:rFonts w:ascii="Times New Roman" w:hAnsi="Times New Roman" w:eastAsia="Times New Roman" w:cs="Times New Roman"/>
            <w:noProof w:val="0"/>
            <w:sz w:val="20"/>
            <w:szCs w:val="20"/>
            <w:lang w:val="pt-BR"/>
            <w:rPrChange w:author="Dandara Conceição Lino de Lima" w:date="2018-12-08T23:51:25.9455348" w:id="23434463">
              <w:rPr/>
            </w:rPrChange>
          </w:rPr>
          <w:t>62)</w:t>
        </w:r>
      </w:ins>
    </w:p>
    <w:p w:rsidR="670B8C7F" w:rsidDel="78EEEE92" w:rsidP="4D42D8E0" w:rsidRDefault="670B8C7F" w14:paraId="3E342597" w14:noSpellErr="1" w14:textId="4E0BE769">
      <w:pPr>
        <w:pStyle w:val="Normal"/>
        <w:spacing w:line="360" w:lineRule="auto"/>
        <w:ind w:left="0" w:firstLine="567"/>
        <w:jc w:val="both"/>
        <w:rPr>
          <w:del w:author="Dandara Conceição Lino de Lima" w:date="2018-12-09T00:05:05.1110118" w:id="1055555773"/>
          <w:noProof w:val="0"/>
          <w:sz w:val="24"/>
          <w:szCs w:val="24"/>
          <w:lang w:val="pt-BR"/>
          <w:rPrChange w:author="Dandara Conceição Lino de Lima" w:date="2018-12-09T00:04:34.8817864" w:id="1418349116">
            <w:rPr/>
          </w:rPrChange>
        </w:rPr>
        <w:pPrChange w:author="Dandara Conceição Lino de Lima" w:date="2018-12-09T00:04:34.8817864" w:id="942618945">
          <w:pPr/>
        </w:pPrChange>
      </w:pPr>
      <w:ins w:author="Dandara Conceição Lino de Lima" w:date="2018-12-08T23:36:15.9530244" w:id="217729048">
        <w:r w:rsidRPr="0E6E59F8" w:rsidR="318A63F8">
          <w:rPr>
            <w:noProof w:val="0"/>
            <w:sz w:val="24"/>
            <w:szCs w:val="24"/>
            <w:lang w:val="pt-BR"/>
            <w:rPrChange w:author="Dandara Conceição Lino de Lima" w:date="2018-12-08T23:31:42.9288424" w:id="808722798">
              <w:rPr/>
            </w:rPrChange>
          </w:rPr>
          <w:t xml:space="preserve">Tanto </w:t>
        </w:r>
        <w:r w:rsidRPr="318A63F8" w:rsidR="318A63F8">
          <w:rPr>
            <w:noProof w:val="0"/>
            <w:sz w:val="24"/>
            <w:szCs w:val="24"/>
            <w:lang w:val="pt-BR"/>
            <w:rPrChange w:author="Dandara Conceição Lino de Lima" w:date="2018-12-08T23:36:15.9530244" w:id="371532701">
              <w:rPr/>
            </w:rPrChange>
          </w:rPr>
          <w:t xml:space="preserve">o aluno quan</w:t>
        </w:r>
      </w:ins>
      <w:ins w:author="Dandara Conceição Lino de Lima" w:date="2018-12-08T23:36:46.2980829" w:id="1330456469">
        <w:r w:rsidRPr="318A63F8" w:rsidR="68F92DC3">
          <w:rPr>
            <w:noProof w:val="0"/>
            <w:sz w:val="24"/>
            <w:szCs w:val="24"/>
            <w:lang w:val="pt-BR"/>
            <w:rPrChange w:author="Dandara Conceição Lino de Lima" w:date="2018-12-08T23:36:15.9530244" w:id="808851079">
              <w:rPr/>
            </w:rPrChange>
          </w:rPr>
          <w:t xml:space="preserve">to</w:t>
        </w:r>
      </w:ins>
      <w:ins w:author="Dandara Conceição Lino de Lima" w:date="2018-12-08T23:36:15.9530244" w:id="242403509">
        <w:r w:rsidRPr="318A63F8" w:rsidR="318A63F8">
          <w:rPr>
            <w:noProof w:val="0"/>
            <w:sz w:val="24"/>
            <w:szCs w:val="24"/>
            <w:lang w:val="pt-BR"/>
            <w:rPrChange w:author="Dandara Conceição Lino de Lima" w:date="2018-12-08T23:36:15.9530244" w:id="876318560">
              <w:rPr/>
            </w:rPrChange>
          </w:rPr>
          <w:t xml:space="preserve"> o docente </w:t>
        </w:r>
      </w:ins>
      <w:ins w:author="Vanessa Cristina Viebrantz" w:date="2018-12-09T05:13:47.6467132" w:id="824012533">
        <w:r w:rsidRPr="318A63F8" w:rsidR="7963D141">
          <w:rPr>
            <w:noProof w:val="0"/>
            <w:sz w:val="24"/>
            <w:szCs w:val="24"/>
            <w:lang w:val="pt-BR"/>
            <w:rPrChange w:author="Dandara Conceição Lino de Lima" w:date="2018-12-08T23:36:15.9530244" w:id="1201786248">
              <w:rPr/>
            </w:rPrChange>
          </w:rPr>
          <w:t xml:space="preserve">são</w:t>
        </w:r>
      </w:ins>
      <w:ins w:author="Dandara Conceição Lino de Lima" w:date="2018-12-08T23:36:46.2980829" w:id="935948051">
        <w:r w:rsidRPr="318A63F8" w:rsidR="68F92DC3">
          <w:rPr>
            <w:noProof w:val="0"/>
            <w:sz w:val="24"/>
            <w:szCs w:val="24"/>
            <w:lang w:val="pt-BR"/>
            <w:rPrChange w:author="Dandara Conceição Lino de Lima" w:date="2018-12-08T23:36:15.9530244" w:id="1800856951">
              <w:rPr/>
            </w:rPrChange>
          </w:rPr>
          <w:t xml:space="preserve"> </w:t>
        </w:r>
      </w:ins>
      <w:ins w:author="Gislene Cristina Ehlert" w:date="2018-12-09T12:49:48.3335573" w:id="167710820">
        <w:r w:rsidRPr="318A63F8" w:rsidR="68F92DC3">
          <w:rPr>
            <w:noProof w:val="0"/>
            <w:sz w:val="24"/>
            <w:szCs w:val="24"/>
            <w:lang w:val="pt-BR"/>
            <w:rPrChange w:author="Dandara Conceição Lino de Lima" w:date="2018-12-08T23:36:15.9530244" w:id="2084405884">
              <w:rPr/>
            </w:rPrChange>
          </w:rPr>
          <w:t xml:space="preserve">capaze</w:t>
        </w:r>
        <w:r w:rsidRPr="318A63F8" w:rsidR="62FE8F97">
          <w:rPr>
            <w:noProof w:val="0"/>
            <w:sz w:val="24"/>
            <w:szCs w:val="24"/>
            <w:lang w:val="pt-BR"/>
            <w:rPrChange w:author="Dandara Conceição Lino de Lima" w:date="2018-12-08T23:36:15.9530244" w:id="1832142334">
              <w:rPr/>
            </w:rPrChange>
          </w:rPr>
          <w:t xml:space="preserve">s</w:t>
        </w:r>
      </w:ins>
      <w:ins w:author="Vanessa Cristina Viebrantz" w:date="2018-12-09T05:15:15.7960288" w:id="1354468167">
        <w:del w:author="Gislene Cristina Ehlert" w:date="2018-12-09T12:49:48.3335573" w:id="64033729">
          <w:r w:rsidRPr="318A63F8" w:rsidDel="62FE8F97" w:rsidR="7E2A5DAB">
            <w:rPr>
              <w:noProof w:val="0"/>
              <w:sz w:val="24"/>
              <w:szCs w:val="24"/>
              <w:lang w:val="pt-BR"/>
              <w:rPrChange w:author="Dandara Conceição Lino de Lima" w:date="2018-12-08T23:36:15.9530244" w:id="1625138905">
                <w:rPr/>
              </w:rPrChange>
            </w:rPr>
            <w:delText xml:space="preserve">e</w:delText>
          </w:r>
        </w:del>
      </w:ins>
      <w:ins w:author="Dandara Conceição Lino de Lima" w:date="2018-12-08T23:36:46.2980829" w:id="1750382886">
        <w:r w:rsidRPr="318A63F8" w:rsidR="68F92DC3">
          <w:rPr>
            <w:noProof w:val="0"/>
            <w:sz w:val="24"/>
            <w:szCs w:val="24"/>
            <w:lang w:val="pt-BR"/>
            <w:rPrChange w:author="Dandara Conceição Lino de Lima" w:date="2018-12-08T23:36:15.9530244" w:id="1555541862">
              <w:rPr/>
            </w:rPrChange>
          </w:rPr>
          <w:t xml:space="preserve"> de </w:t>
        </w:r>
      </w:ins>
      <w:ins w:author="Dandara Conceição Lino de Lima" w:date="2018-12-08T23:37:16.5288423" w:id="875223333">
        <w:r w:rsidRPr="318A63F8" w:rsidR="3516F260">
          <w:rPr>
            <w:noProof w:val="0"/>
            <w:sz w:val="24"/>
            <w:szCs w:val="24"/>
            <w:lang w:val="pt-BR"/>
            <w:rPrChange w:author="Dandara Conceição Lino de Lima" w:date="2018-12-08T23:36:15.9530244" w:id="386571700">
              <w:rPr/>
            </w:rPrChange>
          </w:rPr>
          <w:t xml:space="preserve">recorrer</w:t>
        </w:r>
      </w:ins>
      <w:ins w:author="Dandara Conceição Lino de Lima" w:date="2018-12-08T23:36:46.2980829" w:id="1319063645">
        <w:r w:rsidRPr="318A63F8" w:rsidR="68F92DC3">
          <w:rPr>
            <w:noProof w:val="0"/>
            <w:sz w:val="24"/>
            <w:szCs w:val="24"/>
            <w:lang w:val="pt-BR"/>
            <w:rPrChange w:author="Dandara Conceição Lino de Lima" w:date="2018-12-08T23:36:15.9530244" w:id="1266539596">
              <w:rPr/>
            </w:rPrChange>
          </w:rPr>
          <w:t xml:space="preserve"> as tecnologia</w:t>
        </w:r>
      </w:ins>
      <w:ins w:author="Dandara Conceição Lino de Lima" w:date="2018-12-08T23:37:16.5288423" w:id="114087106">
        <w:r w:rsidRPr="318A63F8" w:rsidR="3516F260">
          <w:rPr>
            <w:noProof w:val="0"/>
            <w:sz w:val="24"/>
            <w:szCs w:val="24"/>
            <w:lang w:val="pt-BR"/>
            <w:rPrChange w:author="Dandara Conceição Lino de Lima" w:date="2018-12-08T23:36:15.9530244" w:id="312410889">
              <w:rPr/>
            </w:rPrChange>
          </w:rPr>
          <w:t xml:space="preserve">s de forma que </w:t>
        </w:r>
        <w:r w:rsidRPr="318A63F8" w:rsidR="3516F260">
          <w:rPr>
            <w:noProof w:val="0"/>
            <w:sz w:val="24"/>
            <w:szCs w:val="24"/>
            <w:lang w:val="pt-BR"/>
            <w:rPrChange w:author="Dandara Conceição Lino de Lima" w:date="2018-12-08T23:36:15.9530244" w:id="575147942">
              <w:rPr/>
            </w:rPrChange>
          </w:rPr>
          <w:t xml:space="preserve">favoreça a aprendizagem m</w:t>
        </w:r>
      </w:ins>
      <w:ins w:author="Dandara Conceição Lino de Lima" w:date="2018-12-08T23:37:46.8102409" w:id="443991370">
        <w:r w:rsidRPr="318A63F8" w:rsidR="21B32452">
          <w:rPr>
            <w:noProof w:val="0"/>
            <w:sz w:val="24"/>
            <w:szCs w:val="24"/>
            <w:lang w:val="pt-BR"/>
            <w:rPrChange w:author="Dandara Conceição Lino de Lima" w:date="2018-12-08T23:36:15.9530244" w:id="2036136174">
              <w:rPr/>
            </w:rPrChange>
          </w:rPr>
          <w:t xml:space="preserve">útua. </w:t>
        </w:r>
      </w:ins>
      <w:ins w:author="Dandara Conceição Lino de Lima" w:date="2018-12-09T00:03:03.9320921" w:id="540322869">
        <w:r w:rsidRPr="318A63F8" w:rsidR="246A9BB1">
          <w:rPr>
            <w:noProof w:val="0"/>
            <w:sz w:val="24"/>
            <w:szCs w:val="24"/>
            <w:lang w:val="pt-BR"/>
            <w:rPrChange w:author="Dandara Conceição Lino de Lima" w:date="2018-12-08T23:36:15.9530244" w:id="955819441">
              <w:rPr/>
            </w:rPrChange>
          </w:rPr>
          <w:t xml:space="preserve">De acordo com Freitas (</w:t>
        </w:r>
      </w:ins>
      <w:ins w:author="Dandara Conceição Lino de Lima" w:date="2018-12-09T00:03:34.2608205" w:id="1824657612">
        <w:r w:rsidRPr="318A63F8" w:rsidR="48A3CEBE">
          <w:rPr>
            <w:noProof w:val="0"/>
            <w:sz w:val="24"/>
            <w:szCs w:val="24"/>
            <w:lang w:val="pt-BR"/>
            <w:rPrChange w:author="Dandara Conceição Lino de Lima" w:date="2018-12-08T23:36:15.9530244" w:id="222636420">
              <w:rPr/>
            </w:rPrChange>
          </w:rPr>
          <w:t xml:space="preserve">2010)</w:t>
        </w:r>
        <w:r w:rsidRPr="48A3CEBE" w:rsidR="48A3CEBE">
          <w:rPr>
            <w:noProof w:val="0"/>
            <w:sz w:val="24"/>
            <w:szCs w:val="24"/>
            <w:lang w:val="pt-BR"/>
            <w:rPrChange w:author="Dandara Conceição Lino de Lima" w:date="2018-12-09T00:03:34.2608205" w:id="820100720">
              <w:rPr/>
            </w:rPrChange>
          </w:rPr>
          <w:t xml:space="preserve"> </w:t>
        </w:r>
      </w:ins>
      <w:ins w:author="Dandara Conceição Lino de Lima" w:date="2018-12-09T00:04:04.5737965" w:id="1568917619">
        <w:r w:rsidRPr="373C7297" w:rsidR="373C7297">
          <w:rPr>
            <w:noProof w:val="0"/>
            <w:sz w:val="24"/>
            <w:szCs w:val="24"/>
            <w:lang w:val="pt-BR"/>
            <w:rPrChange w:author="Dandara Conceição Lino de Lima" w:date="2018-12-09T00:04:04.5737965" w:id="1996447686">
              <w:rPr/>
            </w:rPrChange>
          </w:rPr>
          <w:t>a alfabetização digital acontece quando a</w:t>
        </w:r>
      </w:ins>
      <w:ins w:author="Dandara Conceição Lino de Lima" w:date="2018-12-09T00:04:34.8817864" w:id="833920549">
        <w:r w:rsidRPr="373C7297" w:rsidR="4D42D8E0">
          <w:rPr>
            <w:noProof w:val="0"/>
            <w:sz w:val="24"/>
            <w:szCs w:val="24"/>
            <w:lang w:val="pt-BR"/>
            <w:rPrChange w:author="Dandara Conceição Lino de Lima" w:date="2018-12-09T00:04:04.5737965" w:id="98399525">
              <w:rPr/>
            </w:rPrChange>
          </w:rPr>
          <w:t>s tecnologias sã</w:t>
        </w:r>
        <w:r w:rsidRPr="4D42D8E0" w:rsidR="4D42D8E0">
          <w:rPr>
            <w:noProof w:val="0"/>
            <w:sz w:val="24"/>
            <w:szCs w:val="24"/>
            <w:lang w:val="pt-BR"/>
            <w:rPrChange w:author="Dandara Conceição Lino de Lima" w:date="2018-12-09T00:04:34.8817864" w:id="572861405">
              <w:rPr/>
            </w:rPrChange>
          </w:rPr>
          <w:t xml:space="preserve">o usadas </w:t>
        </w:r>
      </w:ins>
      <w:ins w:author="Dandara Conceição Lino de Lima" w:date="2018-12-09T00:05:05.1110118" w:id="50177355">
        <w:r w:rsidRPr="4D42D8E0" w:rsidR="78EEEE92">
          <w:rPr>
            <w:noProof w:val="0"/>
            <w:sz w:val="24"/>
            <w:szCs w:val="24"/>
            <w:lang w:val="pt-BR"/>
            <w:rPrChange w:author="Dandara Conceição Lino de Lima" w:date="2018-12-09T00:04:34.8817864" w:id="467728706">
              <w:rPr/>
            </w:rPrChange>
          </w:rPr>
          <w:t xml:space="preserve">p</w:t>
        </w:r>
      </w:ins>
    </w:p>
    <w:p w:rsidR="78EEEE92" w:rsidDel="06204545" w:rsidP="678DD613" w:rsidRDefault="78EEEE92" w14:textId="28B65423" w14:paraId="4B8FFAAD">
      <w:pPr>
        <w:pStyle w:val="Normal"/>
        <w:bidi w:val="0"/>
        <w:spacing w:before="0" w:beforeAutospacing="off" w:after="0" w:afterAutospacing="off" w:line="360" w:lineRule="auto"/>
        <w:ind w:left="0" w:right="0" w:firstLine="567"/>
        <w:jc w:val="both"/>
        <w:rPr>
          <w:del w:author="Dandara Conceição Lino de Lima" w:date="2018-12-09T00:06:35.9920553" w:id="186993794"/>
        </w:rPr>
        <w:pPrChange w:author="Dandara Conceição Lino de Lima" w:date="2018-12-09T00:06:05.6672377" w:id="243125168">
          <w:pPr/>
        </w:pPrChange>
        <w:rPr>
          <w:noProof w:val="0"/>
          <w:sz w:val="24"/>
          <w:szCs w:val="24"/>
          <w:lang w:val="pt-BR"/>
          <w:rPrChange w:author="Dandara Conceição Lino de Lima" w:date="2018-12-09T00:06:05.6672377" w:id="1373844829">
            <w:rPr/>
          </w:rPrChange>
        </w:rPr>
      </w:pPr>
      <w:ins w:author="Dandara Conceição Lino de Lima" w:date="2018-12-09T00:05:05.1110118" w:id="1666024865">
        <w:r w:rsidRPr="78EEEE92" w:rsidR="78EEEE92">
          <w:rPr>
            <w:noProof w:val="0"/>
            <w:sz w:val="24"/>
            <w:szCs w:val="24"/>
            <w:lang w:val="pt-BR"/>
            <w:rPrChange w:author="Dandara Conceição Lino de Lima" w:date="2018-12-09T00:05:05.1110118" w:id="1116690993">
              <w:rPr/>
            </w:rPrChange>
          </w:rPr>
          <w:t xml:space="preserve">ara informar</w:t>
        </w:r>
      </w:ins>
      <w:ins w:author="Dandara Conceição Lino de Lima" w:date="2018-12-09T00:06:35.9920553" w:id="196007580">
        <w:r w:rsidRPr="78EEEE92" w:rsidR="06204545">
          <w:rPr>
            <w:noProof w:val="0"/>
            <w:sz w:val="24"/>
            <w:szCs w:val="24"/>
            <w:lang w:val="pt-BR"/>
            <w:rPrChange w:author="Dandara Conceição Lino de Lima" w:date="2018-12-09T00:05:05.1110118" w:id="36951336">
              <w:rPr/>
            </w:rPrChange>
          </w:rPr>
          <w:t xml:space="preserve">.</w:t>
        </w:r>
      </w:ins>
      <w:ins w:author="Dandara Conceição Lino de Lima" w:date="2018-12-09T00:07:06.3547595" w:id="1292646514">
        <w:r w:rsidRPr="78EEEE92" w:rsidR="4ED52665">
          <w:rPr>
            <w:noProof w:val="0"/>
            <w:sz w:val="24"/>
            <w:szCs w:val="24"/>
            <w:lang w:val="pt-BR"/>
            <w:rPrChange w:author="Dandara Conceição Lino de Lima" w:date="2018-12-09T00:05:05.1110118" w:id="724680611">
              <w:rPr/>
            </w:rPrChange>
          </w:rPr>
          <w:t xml:space="preserve"> As </w:t>
        </w:r>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r w:rsidRPr="78EEEE92" w:rsidR="4ED52665">
          <w:rPr>
            <w:noProof w:val="0"/>
            <w:sz w:val="24"/>
            <w:szCs w:val="24"/>
            <w:lang w:val="pt-BR"/>
            <w:rPrChange w:author="Dandara Conceição Lino de Lima" w:date="2018-12-09T00:05:05.1110118" w:id="1350397006">
              <w:rPr/>
            </w:rPrChange>
          </w:rPr>
          <w:t xml:space="preserve">TIC’s</w:t>
        </w:r>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r w:rsidRPr="78EEEE92" w:rsidR="4ED52665">
          <w:rPr>
            <w:noProof w:val="0"/>
            <w:sz w:val="24"/>
            <w:szCs w:val="24"/>
            <w:lang w:val="pt-BR"/>
            <w:rPrChange w:author="Dandara Conceição Lino de Lima" w:date="2018-12-09T00:05:05.1110118" w:id="1147722423">
              <w:rPr/>
            </w:rPrChange>
          </w:rPr>
          <w:t xml:space="preserve"> são </w:t>
        </w:r>
        <w:r w:rsidRPr="78EEEE92" w:rsidR="4ED52665">
          <w:rPr>
            <w:noProof w:val="0"/>
            <w:sz w:val="24"/>
            <w:szCs w:val="24"/>
            <w:lang w:val="pt-BR"/>
            <w:rPrChange w:author="Dandara Conceição Lino de Lima" w:date="2018-12-09T00:05:05.1110118" w:id="1907502591">
              <w:rPr/>
            </w:rPrChange>
          </w:rPr>
          <w:t xml:space="preserve">p</w:t>
        </w:r>
      </w:ins>
      <w:ins w:author="Dandara Conceição Lino de Lima" w:date="2018-12-09T00:07:36.6508283" w:id="156556974">
        <w:r w:rsidRPr="78EEEE92" w:rsidR="6183AA82">
          <w:rPr>
            <w:noProof w:val="0"/>
            <w:sz w:val="24"/>
            <w:szCs w:val="24"/>
            <w:lang w:val="pt-BR"/>
            <w:rPrChange w:author="Dandara Conceição Lino de Lima" w:date="2018-12-09T00:05:05.1110118" w:id="1213870078">
              <w:rPr/>
            </w:rPrChange>
          </w:rPr>
          <w:t xml:space="preserve">ráticas sociais, </w:t>
        </w:r>
      </w:ins>
      <w:ins w:author="Dandara Conceição Lino de Lima" w:date="2018-12-09T00:08:37.2616381" w:id="565691312">
        <w:proofErr w:type="spellStart"/>
        <w:proofErr w:type="spellStart"/>
        <w:r w:rsidRPr="78EEEE92" w:rsidR="47AAFEF0">
          <w:rPr>
            <w:noProof w:val="0"/>
            <w:sz w:val="24"/>
            <w:szCs w:val="24"/>
            <w:lang w:val="pt-BR"/>
            <w:rPrChange w:author="Dandara Conceição Lino de Lima" w:date="2018-12-09T00:05:05.1110118" w:id="1921499120">
              <w:rPr/>
            </w:rPrChange>
          </w:rPr>
          <w:t xml:space="preserve">cultura</w:t>
        </w:r>
      </w:ins>
      <w:ins w:author="Dandara Conceição Lino de Lima" w:date="2018-12-09T00:09:07.5464799" w:id="1884355115">
        <w:r w:rsidRPr="78EEEE92" w:rsidR="1F7FE6FE">
          <w:rPr>
            <w:noProof w:val="0"/>
            <w:sz w:val="24"/>
            <w:szCs w:val="24"/>
            <w:lang w:val="pt-BR"/>
            <w:rPrChange w:author="Dandara Conceição Lino de Lima" w:date="2018-12-09T00:05:05.1110118" w:id="617513357">
              <w:rPr/>
            </w:rPrChange>
          </w:rPr>
          <w:t xml:space="preserve">i</w:t>
        </w:r>
      </w:ins>
      <w:ins w:author="Dandara Conceição Lino de Lima" w:date="2018-12-09T00:11:08.8386563" w:id="171838523">
        <w:r w:rsidRPr="78EEEE92" w:rsidR="65F96833">
          <w:rPr>
            <w:noProof w:val="0"/>
            <w:sz w:val="24"/>
            <w:szCs w:val="24"/>
            <w:lang w:val="pt-BR"/>
            <w:rPrChange w:author="Dandara Conceição Lino de Lima" w:date="2018-12-09T00:05:05.1110118" w:id="1098280865">
              <w:rPr/>
            </w:rPrChange>
          </w:rPr>
          <w:t xml:space="preserve">s</w:t>
        </w:r>
      </w:ins>
      <w:ins w:author="Dandara Conceição Lino de Lima" w:date="2018-12-09T00:09:07.5464799" w:id="64975219">
        <w:proofErr w:type="spellEnd"/>
        <w:proofErr w:type="spellEnd"/>
      </w:ins>
      <w:ins w:author="Dandara Conceição Lino de Lima" w:date="2018-12-09T00:08:37.2616381" w:id="2015775905">
        <w:r w:rsidRPr="78EEEE92" w:rsidR="47AAFEF0">
          <w:rPr>
            <w:noProof w:val="0"/>
            <w:sz w:val="24"/>
            <w:szCs w:val="24"/>
            <w:lang w:val="pt-BR"/>
            <w:rPrChange w:author="Dandara Conceição Lino de Lima" w:date="2018-12-09T00:05:05.1110118" w:id="4328534">
              <w:rPr/>
            </w:rPrChange>
          </w:rPr>
          <w:t xml:space="preserve"> </w:t>
        </w:r>
      </w:ins>
      <w:ins w:author="Dandara Conceição Lino de Lima" w:date="2018-12-09T00:07:36.6508283" w:id="1562707222">
        <w:r w:rsidRPr="78EEEE92" w:rsidR="6183AA82">
          <w:rPr>
            <w:noProof w:val="0"/>
            <w:sz w:val="24"/>
            <w:szCs w:val="24"/>
            <w:lang w:val="pt-BR"/>
            <w:rPrChange w:author="Dandara Conceição Lino de Lima" w:date="2018-12-09T00:05:05.1110118" w:id="2041622700">
              <w:rPr/>
            </w:rPrChange>
          </w:rPr>
          <w:t xml:space="preserve">assim como a </w:t>
        </w:r>
      </w:ins>
      <w:ins w:author="Dandara Conceição Lino de Lima" w:date="2018-12-09T00:09:07.5464799" w:id="5052314">
        <w:r w:rsidRPr="78EEEE92" w:rsidR="1F7FE6FE">
          <w:rPr>
            <w:noProof w:val="0"/>
            <w:sz w:val="24"/>
            <w:szCs w:val="24"/>
            <w:lang w:val="pt-BR"/>
            <w:rPrChange w:author="Dandara Conceição Lino de Lima" w:date="2018-12-09T00:05:05.1110118" w:id="822761588">
              <w:rPr/>
            </w:rPrChange>
          </w:rPr>
          <w:t xml:space="preserve">ciência, a </w:t>
        </w:r>
      </w:ins>
      <w:ins w:author="Dandara Conceição Lino de Lima" w:date="2018-12-09T00:07:36.6508283" w:id="1913982655">
        <w:r w:rsidRPr="78EEEE92" w:rsidR="6183AA82">
          <w:rPr>
            <w:noProof w:val="0"/>
            <w:sz w:val="24"/>
            <w:szCs w:val="24"/>
            <w:lang w:val="pt-BR"/>
            <w:rPrChange w:author="Dandara Conceição Lino de Lima" w:date="2018-12-09T00:05:05.1110118" w:id="685486858">
              <w:rPr/>
            </w:rPrChange>
          </w:rPr>
          <w:t xml:space="preserve">leitura</w:t>
        </w:r>
        <w:r w:rsidRPr="78EEEE92" w:rsidR="6183AA82">
          <w:rPr>
            <w:noProof w:val="0"/>
            <w:sz w:val="24"/>
            <w:szCs w:val="24"/>
            <w:lang w:val="pt-BR"/>
            <w:rPrChange w:author="Dandara Conceição Lino de Lima" w:date="2018-12-09T00:05:05.1110118" w:id="966667754">
              <w:rPr/>
            </w:rPrChange>
          </w:rPr>
          <w:t xml:space="preserve"> e a </w:t>
        </w:r>
        <w:r w:rsidRPr="78EEEE92" w:rsidR="6183AA82">
          <w:rPr>
            <w:noProof w:val="0"/>
            <w:sz w:val="24"/>
            <w:szCs w:val="24"/>
            <w:lang w:val="pt-BR"/>
            <w:rPrChange w:author="Dandara Conceição Lino de Lima" w:date="2018-12-09T00:05:05.1110118" w:id="1420384958">
              <w:rPr/>
            </w:rPrChange>
          </w:rPr>
          <w:t xml:space="preserve">escrita.</w:t>
        </w:r>
      </w:ins>
      <w:ins w:author="Dandara Conceição Lino de Lima" w:date="2018-12-09T00:19:14.7426485" w:id="752073303">
        <w:r w:rsidRPr="6CF42296" w:rsidR="6CF42296">
          <w:rPr>
            <w:rFonts w:ascii="Times New Roman" w:hAnsi="Times New Roman" w:eastAsia="Times New Roman" w:cs="Times New Roman"/>
            <w:noProof w:val="0"/>
            <w:sz w:val="24"/>
            <w:szCs w:val="24"/>
            <w:lang w:val="pt-BR"/>
            <w:rPrChange w:author="Dandara Conceição Lino de Lima" w:date="2018-12-09T00:19:14.7426485" w:id="753326892">
              <w:rPr/>
            </w:rPrChange>
          </w:rPr>
          <w:t xml:space="preserve"> </w:t>
        </w:r>
        <w:r w:rsidRPr="6CF42296" w:rsidR="6CF42296">
          <w:rPr>
            <w:rFonts w:ascii="Times New Roman" w:hAnsi="Times New Roman" w:eastAsia="Times New Roman" w:cs="Times New Roman"/>
            <w:noProof w:val="0"/>
            <w:sz w:val="24"/>
            <w:szCs w:val="24"/>
            <w:lang w:val="pt-BR"/>
            <w:rPrChange w:author="Dandara Conceição Lino de Lima" w:date="2018-12-09T00:19:14.7426485" w:id="1412478213">
              <w:rPr/>
            </w:rPrChange>
          </w:rPr>
          <w:t>Ser</w:t>
        </w:r>
        <w:r w:rsidRPr="6CF42296" w:rsidR="6CF42296">
          <w:rPr>
            <w:rFonts w:ascii="Times New Roman" w:hAnsi="Times New Roman" w:eastAsia="Times New Roman" w:cs="Times New Roman"/>
            <w:noProof w:val="0"/>
            <w:sz w:val="24"/>
            <w:szCs w:val="24"/>
            <w:lang w:val="pt-BR"/>
            <w:rPrChange w:author="Dandara Conceição Lino de Lima" w:date="2018-12-09T00:19:14.7426485" w:id="484374709">
              <w:rPr/>
            </w:rPrChange>
          </w:rPr>
          <w:t xml:space="preserve"> letrado digitalmente implica conhecer a função do uso das tecnologias digitais e ter um olhar crítico sobre as mesmas.</w:t>
        </w:r>
      </w:ins>
      <w:r w:rsidRPr="78EEEE92" w:rsidR="1913E114">
        <w:rPr>
          <w:noProof w:val="0"/>
          <w:sz w:val="24"/>
          <w:szCs w:val="24"/>
          <w:lang w:val="pt-BR"/>
          <w:rPrChange w:author="Dandara Conceição Lino de Lima" w:date="2018-12-09T00:05:05.1110118" w:id="653641655">
            <w:rPr/>
          </w:rPrChange>
        </w:rPr>
        <w:t xml:space="preserve"/>
      </w:r>
    </w:p>
    <w:p w:rsidR="78EEEE92" w:rsidDel="678DD613" w:rsidP="1913E114" w:rsidRDefault="78EEEE92" w14:paraId="33FFE607" w14:textId="4064244A">
      <w:pPr>
        <w:pStyle w:val="Normal"/>
        <w:spacing w:line="360" w:lineRule="auto"/>
        <w:ind w:left="0" w:firstLine="567"/>
        <w:jc w:val="both"/>
        <w:rPr>
          <w:ins w:author="Dandara Conceição Lino de Lima" w:date="2018-12-09T00:05:35.2771184" w:id="63429318"/>
          <w:del w:author="Dandara Conceição Lino de Lima" w:date="2018-12-09T00:06:05.6672377" w:id="1160065074"/>
          <w:noProof w:val="0"/>
          <w:sz w:val="24"/>
          <w:szCs w:val="24"/>
          <w:lang w:val="pt-BR"/>
          <w:rPrChange w:author="Dandara Conceição Lino de Lima" w:date="2018-12-09T00:05:35.2771184" w:id="730928941">
            <w:rPr/>
          </w:rPrChange>
        </w:rPr>
        <w:pPrChange w:author="Dandara Conceição Lino de Lima" w:date="2018-12-09T00:05:35.2771184" w:id="303162703">
          <w:pPr/>
        </w:pPrChange>
      </w:pPr>
    </w:p>
    <w:p w:rsidR="678DD613" w:rsidDel="06204545" w:rsidP="678DD613" w:rsidRDefault="678DD613" w14:paraId="4F69125F">
      <w:pPr>
        <w:pStyle w:val="Normal"/>
        <w:bidi w:val="0"/>
        <w:spacing w:before="0" w:beforeAutospacing="off" w:after="0" w:afterAutospacing="off" w:line="360" w:lineRule="auto"/>
        <w:ind w:left="0" w:right="0" w:firstLine="567"/>
        <w:jc w:val="both"/>
        <w:rPr>
          <w:del w:author="Dandara Conceição Lino de Lima" w:date="2018-12-09T00:06:35.9920553" w:id="209075716"/>
          <w:noProof w:val="0"/>
          <w:sz w:val="24"/>
          <w:szCs w:val="24"/>
          <w:lang w:val="pt-BR"/>
          <w:rPrChange w:author="Dandara Conceição Lino de Lima" w:date="2018-12-09T00:06:05.6672377" w:id="1196368664">
            <w:rPr/>
          </w:rPrChange>
        </w:rPr>
        <w:pPrChange w:author="Dandara Conceição Lino de Lima" w:date="2018-12-09T00:06:05.6672377" w:id="1503108812">
          <w:pPr/>
        </w:pPrChange>
      </w:pPr>
    </w:p>
    <w:p w:rsidR="78EEEE92" w:rsidDel="06204545" w:rsidP="1913E114" w:rsidRDefault="78EEEE92" w14:paraId="613BA74E" w14:noSpellErr="1" w14:textId="5E588D31">
      <w:pPr>
        <w:pStyle w:val="Normal"/>
        <w:spacing w:line="360" w:lineRule="auto"/>
        <w:ind w:left="0" w:firstLine="567"/>
        <w:jc w:val="both"/>
        <w:rPr>
          <w:del w:author="Dandara Conceição Lino de Lima" w:date="2018-12-09T00:06:35.9920553" w:id="1770993019"/>
          <w:noProof w:val="0"/>
          <w:sz w:val="24"/>
          <w:szCs w:val="24"/>
          <w:lang w:val="pt-BR"/>
          <w:rPrChange w:author="Dandara Conceição Lino de Lima" w:date="2018-12-09T00:05:35.2771184" w:id="1846806673">
            <w:rPr/>
          </w:rPrChange>
        </w:rPr>
        <w:pPrChange w:author="Dandara Conceição Lino de Lima" w:date="2018-12-09T00:05:35.2771184" w:id="303162703">
          <w:pPr/>
        </w:pPrChange>
      </w:pPr>
    </w:p>
    <w:p w:rsidR="00714727" w:rsidDel="2BC00DCC" w:rsidP="1AC03EA9" w:rsidRDefault="64869FD6" w14:paraId="27A93D91" w14:textId="534EED3A">
      <w:pPr>
        <w:pStyle w:val="Corpodetexto"/>
        <w:rPr>
          <w:del w:author="Dandara Conceição Lino de Lima" w:date="2018-12-08T22:24:14.2485379" w:id="568304694"/>
          <w:lang w:val="pt-BR"/>
          <w:rPrChange w:author="Dandara Conceição Lino de Lima" w:date="2018-12-08T22:18:10.2205372" w:id="1516063318">
            <w:rPr/>
          </w:rPrChange>
        </w:rPr>
        <w:pPrChange w:author="Dandara Conceição Lino de Lima" w:date="2018-12-08T22:18:10.2205372" w:id="2025300215">
          <w:pPr>
            <w:pStyle w:val="Corpodetexto"/>
          </w:pPr>
        </w:pPrChange>
      </w:pPr>
    </w:p>
    <w:p w:rsidR="2BC00DCC" w:rsidDel="4ED52665" w:rsidP="06204545" w:rsidRDefault="2BC00DCC" w14:paraId="08C24070" w14:textId="46E23EF2">
      <w:pPr>
        <w:pStyle w:val="Normal"/>
        <w:spacing w:before="0" w:beforeAutospacing="off" w:after="0" w:afterAutospacing="off" w:line="360" w:lineRule="auto"/>
        <w:ind w:left="0" w:right="0" w:firstLine="567"/>
        <w:jc w:val="both"/>
        <w:rPr>
          <w:del w:author="Dandara Conceição Lino de Lima" w:date="2018-12-09T00:07:06.3547595" w:id="1242919132"/>
          <w:noProof w:val="0"/>
          <w:sz w:val="24"/>
          <w:szCs w:val="24"/>
          <w:lang w:val="pt-BR"/>
          <w:rPrChange w:author="Dandara Conceição Lino de Lima" w:date="2018-12-09T00:06:35.9920553" w:id="744454980">
            <w:rPr/>
          </w:rPrChange>
        </w:rPr>
        <w:pPrChange w:author="Dandara Conceição Lino de Lima" w:date="2018-12-09T00:06:35.9920553" w:id="1930883931">
          <w:pPr/>
        </w:pPrChange>
      </w:pPr>
    </w:p>
    <w:p w:rsidR="4ED52665" w:rsidDel="6183AA82" w:rsidP="4ED52665" w:rsidRDefault="4ED52665" w14:paraId="1D9CC574" w14:textId="501FF270">
      <w:pPr>
        <w:pStyle w:val="Normal"/>
        <w:bidi w:val="0"/>
        <w:spacing w:before="0" w:beforeAutospacing="off" w:after="0" w:afterAutospacing="off" w:line="360" w:lineRule="auto"/>
        <w:ind w:left="0" w:right="0" w:firstLine="567"/>
        <w:jc w:val="both"/>
        <w:rPr>
          <w:del w:author="Dandara Conceição Lino de Lima" w:date="2018-12-09T00:07:36.6508283" w:id="534809308"/>
          <w:noProof w:val="0"/>
          <w:sz w:val="24"/>
          <w:szCs w:val="24"/>
          <w:lang w:val="pt-BR"/>
          <w:rPrChange w:author="Dandara Conceição Lino de Lima" w:date="2018-12-09T00:07:06.3547595" w:id="1060846635">
            <w:rPr/>
          </w:rPrChange>
        </w:rPr>
        <w:pPrChange w:author="Dandara Conceição Lino de Lima" w:date="2018-12-09T00:07:06.3547595" w:id="1977841293">
          <w:pPr/>
        </w:pPrChange>
      </w:pPr>
    </w:p>
    <w:p w:rsidR="6183AA82" w:rsidDel="5FFF9A42" w:rsidP="1F7FE6FE" w:rsidRDefault="6183AA82" w14:paraId="0D041BD8" w14:textId="75359179">
      <w:pPr>
        <w:pStyle w:val="Normal"/>
        <w:spacing w:before="0" w:beforeAutospacing="off" w:after="0" w:afterAutospacing="off" w:line="360" w:lineRule="auto"/>
        <w:ind w:left="0" w:right="0" w:firstLine="567"/>
        <w:jc w:val="both"/>
        <w:rPr>
          <w:del w:author="Dandara Conceição Lino de Lima" w:date="2018-12-09T00:10:08.0937818" w:id="789837596"/>
          <w:noProof w:val="0"/>
          <w:sz w:val="24"/>
          <w:szCs w:val="24"/>
          <w:lang w:val="pt-BR"/>
          <w:rPrChange w:author="Dandara Conceição Lino de Lima" w:date="2018-12-09T00:09:07.5464799" w:id="983343870">
            <w:rPr/>
          </w:rPrChange>
        </w:rPr>
        <w:pPrChange w:author="Dandara Conceição Lino de Lima" w:date="2018-12-09T00:09:07.5464799" w:id="506513954">
          <w:pPr/>
        </w:pPrChange>
      </w:pPr>
    </w:p>
    <w:p w:rsidR="5FFF9A42" w:rsidDel="64FD2C74" w:rsidP="15F4D6B7" w:rsidRDefault="5FFF9A42" w14:paraId="50CB2CFB" w14:textId="4F601ED4">
      <w:pPr>
        <w:pStyle w:val="Normal"/>
        <w:bidi w:val="0"/>
        <w:spacing w:before="0" w:beforeAutospacing="off" w:after="0" w:afterAutospacing="off" w:line="360" w:lineRule="auto"/>
        <w:ind w:left="0" w:right="0" w:firstLine="567"/>
        <w:jc w:val="both"/>
        <w:rPr>
          <w:del w:author="Dandara Conceição Lino de Lima" w:date="2018-12-09T00:12:39.830559" w:id="421600206"/>
          <w:noProof w:val="0"/>
          <w:sz w:val="24"/>
          <w:szCs w:val="24"/>
          <w:lang w:val="pt-BR"/>
          <w:rPrChange w:author="Dandara Conceição Lino de Lima" w:date="2018-12-09T00:12:09.4373757" w:id="505409059">
            <w:rPr/>
          </w:rPrChange>
        </w:rPr>
        <w:pPrChange w:author="Dandara Conceição Lino de Lima" w:date="2018-12-09T00:12:09.4373757" w:id="1378545738">
          <w:pPr/>
        </w:pPrChange>
      </w:pPr>
    </w:p>
    <w:p w:rsidR="00714727" w:rsidDel="65F96833" w:rsidP="64869FD6" w:rsidRDefault="64869FD6" w14:paraId="0019AA06" w14:textId="17570AA4" w14:noSpellErr="1">
      <w:pPr>
        <w:pStyle w:val="Corpodetexto"/>
        <w:rPr>
          <w:del w:author="Dandara Conceição Lino de Lima" w:date="2018-12-09T00:11:08.8386563" w:id="877613065"/>
          <w:lang w:val="pt-BR"/>
        </w:rPr>
      </w:pPr>
      <w:del w:author="Dandara Conceição Lino de Lima" w:date="2018-12-09T00:19:14.7426485" w:id="1915343711">
        <w:r w:rsidRPr="64869FD6" w:rsidDel="6CF42296">
          <w:rPr>
            <w:lang w:val="pt-BR"/>
          </w:rPr>
          <w:delText xml:space="preserve"> </w:delText>
        </w:r>
      </w:del>
      <w:del w:author="Dandara Conceição Lino de Lima" w:date="2018-12-09T00:18:44.3691523" w:id="1131935356">
        <w:r w:rsidRPr="64869FD6" w:rsidDel="0A4502AA">
          <w:rPr>
            <w:lang w:val="pt-BR"/>
          </w:rPr>
          <w:delText xml:space="preserve"> </w:delText>
        </w:r>
      </w:del>
      <w:del w:author="Dandara Conceição Lino de Lima" w:date="2018-12-09T00:18:13.964352" w:id="1148757819">
        <w:r w:rsidRPr="64869FD6" w:rsidDel="45AA8813">
          <w:rPr>
            <w:lang w:val="pt-BR"/>
          </w:rPr>
          <w:delText xml:space="preserve"> </w:delText>
        </w:r>
      </w:del>
    </w:p>
    <w:p w:rsidR="69488777" w:rsidDel="6CF42296" w:rsidP="0A4502AA" w:rsidRDefault="69488777" w14:paraId="1C866150" w14:textId="7A3B4848">
      <w:pPr>
        <w:pStyle w:val="Normal"/>
        <w:spacing w:before="0" w:beforeAutospacing="off" w:after="0" w:afterAutospacing="off" w:line="360" w:lineRule="auto"/>
        <w:ind w:left="0" w:right="0" w:firstLine="567"/>
        <w:jc w:val="both"/>
        <w:rPr>
          <w:del w:author="Dandara Conceição Lino de Lima" w:date="2018-12-09T00:19:14.7426485" w:id="2135723990"/>
          <w:lang w:val="pt-BR"/>
          <w:rPrChange w:author="Dandara Conceição Lino de Lima" w:date="2018-12-09T00:18:44.3691523" w:id="588315125">
            <w:rPr/>
          </w:rPrChange>
        </w:rPr>
        <w:pPrChange w:author="Dandara Conceição Lino de Lima" w:date="2018-12-09T00:18:44.3691523" w:id="839144834">
          <w:pPr>
            <w:pStyle w:val="Corpodetexto"/>
          </w:pPr>
        </w:pPrChange>
      </w:pPr>
    </w:p>
    <w:p w:rsidR="69511410" w:rsidDel="6CF42296" w:rsidP="69511410" w:rsidRDefault="69511410" w14:paraId="294837F8" w14:textId="648A5C4B">
      <w:pPr>
        <w:pStyle w:val="Normal"/>
        <w:spacing w:before="0" w:beforeAutospacing="off" w:after="0" w:afterAutospacing="off" w:line="360" w:lineRule="auto"/>
        <w:ind w:left="0" w:right="0" w:firstLine="567"/>
        <w:jc w:val="both"/>
        <w:rPr>
          <w:del w:author="Dandara Conceição Lino de Lima" w:date="2018-12-09T00:19:14.7426485" w:id="130234481"/>
          <w:lang w:val="pt-BR"/>
          <w:rPrChange w:author="Dandara Conceição Lino de Lima" w:date="2018-12-09T00:13:40.5113429" w:id="449377012">
            <w:rPr/>
          </w:rPrChange>
        </w:rPr>
        <w:pPrChange w:author="Dandara Conceição Lino de Lima" w:date="2018-12-09T00:13:40.5113429" w:id="280217093">
          <w:pPr/>
        </w:pPrChange>
      </w:pPr>
    </w:p>
    <w:p w:rsidR="6CF42296" w:rsidP="62FE8F97" w:rsidRDefault="6CF42296" w14:paraId="3A65B26A" w14:textId="5484CAF6">
      <w:pPr>
        <w:pStyle w:val="Normal"/>
        <w:spacing w:before="0" w:beforeAutospacing="off" w:after="0" w:afterAutospacing="off" w:line="360" w:lineRule="auto"/>
        <w:ind w:left="0" w:right="0" w:firstLine="567"/>
        <w:jc w:val="both"/>
        <w:rPr>
          <w:rFonts w:ascii="Times New Roman" w:hAnsi="Times New Roman" w:eastAsia="Times New Roman" w:cs="Times New Roman"/>
          <w:sz w:val="24"/>
          <w:szCs w:val="24"/>
          <w:lang w:val="pt-BR"/>
          <w:rPrChange w:author="Gislene Cristina Ehlert" w:date="2018-12-09T12:49:48.3335573" w:id="1577706883">
            <w:rPr/>
          </w:rPrChange>
        </w:rPr>
        <w:pPrChange w:author="Gislene Cristina Ehlert" w:date="2018-12-09T12:49:48.3335573" w:id="959112270">
          <w:pPr/>
        </w:pPrChange>
      </w:pPr>
    </w:p>
    <w:p w:rsidR="24D95527" w:rsidP="24D95527" w:rsidRDefault="24D95527" w14:paraId="69CEB7C0" w14:textId="614CC73C">
      <w:pPr>
        <w:pStyle w:val="Normal"/>
        <w:spacing w:before="0" w:beforeAutospacing="off" w:after="0" w:afterAutospacing="off" w:line="360" w:lineRule="auto"/>
        <w:ind w:left="0" w:right="0" w:firstLine="567"/>
        <w:jc w:val="both"/>
        <w:rPr>
          <w:rFonts w:ascii="Times New Roman" w:hAnsi="Times New Roman" w:eastAsia="Times New Roman" w:cs="Times New Roman"/>
          <w:noProof w:val="0"/>
          <w:sz w:val="24"/>
          <w:szCs w:val="24"/>
          <w:lang w:val="pt-BR"/>
          <w:rPrChange w:author="Dandara Conceição Lino de Lima" w:date="2018-12-09T00:19:45.149496" w:id="1087276600">
            <w:rPr/>
          </w:rPrChange>
        </w:rPr>
        <w:pPrChange w:author="Dandara Conceição Lino de Lima" w:date="2018-12-09T00:19:45.149496" w:id="1417701388">
          <w:pPr/>
        </w:pPrChange>
      </w:pPr>
    </w:p>
    <w:p w:rsidR="00DD624A" w:rsidP="3F0C8BC1" w:rsidRDefault="7999C234" w14:paraId="61453F50" w14:textId="7DA266CE" w14:noSpellErr="1">
      <w:pPr>
        <w:pStyle w:val="Ttulo1"/>
        <w:rPr>
          <w:sz w:val="24"/>
          <w:szCs w:val="24"/>
          <w:lang w:val="pt-BR"/>
        </w:rPr>
      </w:pPr>
      <w:r w:rsidRPr="6CF42296">
        <w:rPr>
          <w:rFonts w:ascii="Times New Roman" w:hAnsi="Times New Roman" w:eastAsia="Times New Roman" w:cs="Times New Roman"/>
          <w:sz w:val="24"/>
          <w:szCs w:val="24"/>
          <w:lang w:val="pt-BR"/>
          <w:rPrChange w:author="Dandara Conceição Lino de Lima" w:date="2018-12-09T00:19:14.7426485" w:id="940724170">
            <w:rPr>
              <w:lang w:val="pt-BR"/>
            </w:rPr>
          </w:rPrChange>
        </w:rPr>
        <w:t xml:space="preserve">TRABALHOS CORRELATOS </w:t>
      </w:r>
    </w:p>
    <w:p w:rsidR="73AF3A30" w:rsidP="73AF3A30" w:rsidRDefault="69488777" w14:paraId="39FF3707" w14:textId="76D73CB1" w14:noSpellErr="1">
      <w:pPr>
        <w:pStyle w:val="Corpodetexto"/>
        <w:rPr>
          <w:lang w:val="pt-BR"/>
        </w:rPr>
      </w:pPr>
      <w:r w:rsidRPr="6CF42296">
        <w:rPr>
          <w:rFonts w:ascii="Times New Roman" w:hAnsi="Times New Roman" w:eastAsia="Times New Roman" w:cs="Times New Roman"/>
          <w:sz w:val="24"/>
          <w:szCs w:val="24"/>
          <w:lang w:val="pt-BR"/>
          <w:rPrChange w:author="Dandara Conceição Lino de Lima" w:date="2018-12-09T00:19:14.7426485" w:id="516533155">
            <w:rPr>
              <w:lang w:val="pt-BR"/>
            </w:rPr>
          </w:rPrChange>
        </w:rPr>
        <w:t>Os trabalhos correlatos a seguir apresentam exemplos de jogos com tecnologias e sem tecnologias que podem ser usados em salas de aula, c</w:t>
      </w:r>
      <w:r w:rsidRPr="69488777">
        <w:rPr>
          <w:lang w:val="pt-BR"/>
        </w:rPr>
        <w:t>om intuito de auxiliar na alfabetização de crianças nos anos iniciais.</w:t>
      </w:r>
    </w:p>
    <w:p w:rsidR="69488777" w:rsidP="69488777" w:rsidRDefault="69488777" w14:paraId="0EBAB8A1" w14:textId="43F484C6">
      <w:pPr>
        <w:pStyle w:val="Corpodetexto"/>
        <w:rPr>
          <w:lang w:val="pt-BR"/>
        </w:rPr>
      </w:pPr>
    </w:p>
    <w:p w:rsidR="73AF3A30" w:rsidP="73AF3A30" w:rsidRDefault="73AF3A30" w14:paraId="155B5838" w14:textId="3A73EC65" w14:noSpellErr="1">
      <w:pPr>
        <w:pStyle w:val="Ttulo2"/>
        <w:rPr>
          <w:ins w:author="Dandara Conceição Lino de Lima" w:date="2018-12-08T20:58:47.0934123" w:id="843553157"/>
          <w:lang w:val="pt-BR"/>
        </w:rPr>
      </w:pPr>
      <w:r w:rsidRPr="73AF3A30">
        <w:rPr>
          <w:lang w:val="pt-BR"/>
        </w:rPr>
        <w:t xml:space="preserve">Jogo das letras:   </w:t>
      </w:r>
    </w:p>
    <w:p w:rsidR="62C187ED" w:rsidP="62C187ED" w:rsidRDefault="62C187ED" w14:noSpellErr="1" w14:paraId="5DF21BE8" w14:textId="6EE26AAF">
      <w:pPr>
        <w:pStyle w:val="Ttulo2"/>
        <w:numPr>
          <w:numId w:val="0"/>
        </w:numPr>
        <w:rPr>
          <w:lang w:val="pt-BR"/>
          <w:rPrChange w:author="Dandara Conceição Lino de Lima" w:date="2018-12-08T20:58:47.0934123" w:id="1841838566">
            <w:rPr/>
          </w:rPrChange>
        </w:rPr>
        <w:pPrChange w:author="Dandara Conceição Lino de Lima" w:date="2018-12-08T20:58:47.0934123" w:id="2125080696">
          <w:pPr/>
        </w:pPrChange>
      </w:pPr>
    </w:p>
    <w:p w:rsidR="3F0C8BC1" w:rsidP="3545F1D8" w:rsidRDefault="73AF3A30" w14:paraId="10EFFE72" w14:textId="1317E784">
      <w:pPr>
        <w:pStyle w:val="Corpodetexto"/>
        <w:rPr>
          <w:lang w:val="pt-BR"/>
          <w:rPrChange w:author="Gislene Cristina Ehlert" w:date="2018-12-08T16:24:57.7651169" w:id="1263112012">
            <w:rPr/>
          </w:rPrChange>
        </w:rPr>
        <w:pPrChange w:author="Gislene Cristina Ehlert" w:date="2018-12-08T16:24:57.7651169" w:id="41">
          <w:pPr>
            <w:pStyle w:val="Corpodetexto"/>
            <w:ind w:left="360" w:firstLine="0"/>
          </w:pPr>
        </w:pPrChange>
      </w:pPr>
      <w:r w:rsidRPr="73AF3A30">
        <w:rPr>
          <w:lang w:val="pt-BR"/>
        </w:rPr>
        <w:t>No “jogo das letras” com realidade aumentada, as crianças são estimuladas a</w:t>
      </w:r>
      <w:del w:author="Mauricio Capobianco Lopes" w:date="2018-11-06T15:47:00Z" w:id="42">
        <w:r w:rsidRPr="73AF3A30" w:rsidDel="00A60ED2">
          <w:rPr>
            <w:lang w:val="pt-BR"/>
          </w:rPr>
          <w:delText>:</w:delText>
        </w:r>
      </w:del>
      <w:r w:rsidRPr="73AF3A30">
        <w:rPr>
          <w:lang w:val="pt-BR"/>
        </w:rPr>
        <w:t xml:space="preserve"> dar significados</w:t>
      </w:r>
      <w:ins w:author="Mauricio Capobianco Lopes" w:date="2018-11-06T15:47:00Z" w:id="43">
        <w:r w:rsidR="00A60ED2">
          <w:rPr>
            <w:lang w:val="pt-BR"/>
          </w:rPr>
          <w:t xml:space="preserve"> </w:t>
        </w:r>
      </w:ins>
      <w:del w:author="Mauricio Capobianco Lopes" w:date="2018-11-06T15:47:00Z" w:id="44">
        <w:r w:rsidRPr="73AF3A30" w:rsidDel="00A60ED2">
          <w:rPr>
            <w:lang w:val="pt-BR"/>
          </w:rPr>
          <w:delText xml:space="preserve"> </w:delText>
        </w:r>
      </w:del>
      <w:r w:rsidRPr="73AF3A30">
        <w:rPr>
          <w:lang w:val="pt-BR"/>
        </w:rPr>
        <w:t>aos objetos, descobrir as estruturas silábicas que formam as palavras</w:t>
      </w:r>
      <w:ins w:author="Mauricio Capobianco Lopes" w:date="2018-11-06T15:47:00Z" w:id="45">
        <w:r w:rsidR="00A60ED2">
          <w:rPr>
            <w:lang w:val="pt-BR"/>
          </w:rPr>
          <w:t xml:space="preserve"> e </w:t>
        </w:r>
      </w:ins>
      <w:del w:author="Mauricio Capobianco Lopes" w:date="2018-11-06T15:47:00Z" w:id="46">
        <w:r w:rsidRPr="00A60ED2" w:rsidDel="00A60ED2">
          <w:rPr>
            <w:rPrChange w:author="Mauricio Capobianco Lopes" w:date="2018-11-06T15:47:00Z" w:id="47">
              <w:rPr>
                <w:lang w:val="pt-BR"/>
              </w:rPr>
            </w:rPrChange>
          </w:rPr>
          <w:delText xml:space="preserve">, </w:delText>
        </w:r>
      </w:del>
      <w:proofErr w:type="spellStart"/>
      <w:r w:rsidRPr="00A60ED2">
        <w:rPr>
          <w:rPrChange w:author="Mauricio Capobianco Lopes" w:date="2018-11-06T15:47:00Z" w:id="48">
            <w:rPr>
              <w:lang w:val="pt-BR"/>
            </w:rPr>
          </w:rPrChange>
        </w:rPr>
        <w:t>associar</w:t>
      </w:r>
      <w:proofErr w:type="spellEnd"/>
      <w:r w:rsidRPr="73AF3A30">
        <w:rPr>
          <w:lang w:val="pt-BR"/>
        </w:rPr>
        <w:t xml:space="preserve"> sons à grafia</w:t>
      </w:r>
      <w:ins w:author="Gislene Cristina Ehlert" w:date="2018-12-08T16:24:57.7651169" w:id="123248416">
        <w:r w:rsidRPr="73AF3A30" w:rsidR="3545F1D8">
          <w:rPr>
            <w:lang w:val="pt-BR"/>
          </w:rPr>
          <w:t xml:space="preserve">,</w:t>
        </w:r>
      </w:ins>
      <w:r w:rsidRPr="73AF3A30">
        <w:rPr>
          <w:lang w:val="pt-BR"/>
        </w:rPr>
        <w:t xml:space="preserve"> e vice-versa. </w:t>
      </w:r>
    </w:p>
    <w:p w:rsidR="3F0C8BC1" w:rsidP="7999C234" w:rsidRDefault="7999C234" w14:paraId="2A9C39D9" w14:textId="6AA4EFE9" w14:noSpellErr="1">
      <w:pPr>
        <w:pStyle w:val="Corpodetexto"/>
        <w:rPr>
          <w:lang w:val="pt-BR"/>
        </w:rPr>
      </w:pPr>
      <w:r w:rsidRPr="7999C234">
        <w:rPr>
          <w:lang w:val="pt-BR"/>
        </w:rPr>
        <w:t xml:space="preserve">O </w:t>
      </w:r>
      <w:ins w:author="Leticia de Carvalho" w:date="2018-12-08T12:06:43.7812513" w:id="982556498">
        <w:r w:rsidRPr="3A909F52" w:rsidR="3A909F52">
          <w:rPr>
            <w:lang w:val="pt-BR"/>
            <w:rPrChange w:author="Leticia de Carvalho" w:date="2018-12-08T12:06:43.7812513" w:id="785826347">
              <w:rPr/>
            </w:rPrChange>
          </w:rPr>
          <w:t xml:space="preserve">marcador </w:t>
        </w:r>
        <w:r w:rsidRPr="3A909F52" w:rsidR="3A909F52">
          <w:rPr>
            <w:lang w:val="pt-BR"/>
            <w:rPrChange w:author="Leticia de Carvalho" w:date="2018-12-08T12:06:43.7812513" w:id="1870975353">
              <w:rPr/>
            </w:rPrChange>
          </w:rPr>
          <w:t>(</w:t>
        </w:r>
      </w:ins>
      <w:ins w:author="Leticia de Carvalho" w:date="2018-12-08T12:06:43.7812513" w:id="1689970621">
        <w:r w:rsidRPr="3A909F52" w:rsidR="3A909F52">
          <w:rPr>
            <w:lang w:val="pt-BR"/>
            <w:rPrChange w:author="Leticia de Carvalho" w:date="2018-12-08T12:06:43.7812513" w:id="1357514091">
              <w:rPr/>
            </w:rPrChange>
          </w:rPr>
          <w:t xml:space="preserve">um </w:t>
        </w:r>
      </w:ins>
      <w:ins w:author="Leticia de Carvalho" w:date="2018-12-08T12:07:13.9763919" w:id="1361894631">
        <w:r w:rsidRPr="3A909F52" w:rsidR="3A909F52">
          <w:rPr>
            <w:lang w:val="pt-BR"/>
            <w:rPrChange w:author="Leticia de Carvalho" w:date="2018-12-08T12:06:43.7812513" w:id="52623389">
              <w:rPr/>
            </w:rPrChange>
          </w:rPr>
          <w:t>símbolo que funciona para acionar a</w:t>
        </w:r>
        <w:r w:rsidRPr="3A909F52" w:rsidR="0322F81D">
          <w:rPr>
            <w:lang w:val="pt-BR"/>
            <w:rPrChange w:author="Leticia de Carvalho" w:date="2018-12-08T12:06:43.7812513" w:id="2106533235">
              <w:rPr/>
            </w:rPrChange>
          </w:rPr>
          <w:t xml:space="preserve"> a</w:t>
        </w:r>
        <w:r w:rsidRPr="3A909F52" w:rsidR="3A909F52">
          <w:rPr>
            <w:lang w:val="pt-BR"/>
            <w:rPrChange w:author="Leticia de Carvalho" w:date="2018-12-08T12:06:43.7812513" w:id="1437406465">
              <w:rPr/>
            </w:rPrChange>
          </w:rPr>
          <w:t>nimação 3D</w:t>
        </w:r>
        <w:r w:rsidRPr="3A909F52" w:rsidR="0322F81D">
          <w:rPr>
            <w:lang w:val="pt-BR"/>
            <w:rPrChange w:author="Leticia de Carvalho" w:date="2018-12-08T12:06:43.7812513" w:id="349332550">
              <w:rPr/>
            </w:rPrChange>
          </w:rPr>
          <w:t>)</w:t>
        </w:r>
      </w:ins>
      <w:ins w:author="Gislene Cristina Ehlert" w:date="2018-12-08T16:25:28.0180343" w:id="720178980">
        <w:r w:rsidRPr="3A909F52" w:rsidR="3A909F52">
          <w:rPr>
            <w:lang w:val="pt-BR"/>
            <w:rPrChange w:author="Leticia de Carvalho" w:date="2018-12-08T12:06:43.7812513" w:id="285451759">
              <w:rPr/>
            </w:rPrChange>
          </w:rPr>
          <w:t xml:space="preserve"> do jogo é posicionado no foco da webcam</w:t>
        </w:r>
      </w:ins>
      <w:ins w:author="Gislene Cristina Ehlert" w:date="2018-12-08T16:26:28.8824416" w:id="1020597864">
        <w:r w:rsidRPr="3A909F52" w:rsidR="1103A5EF">
          <w:rPr>
            <w:lang w:val="pt-BR"/>
            <w:rPrChange w:author="Leticia de Carvalho" w:date="2018-12-08T12:06:43.7812513" w:id="1748405042">
              <w:rPr/>
            </w:rPrChange>
          </w:rPr>
          <w:t xml:space="preserve">.</w:t>
        </w:r>
      </w:ins>
      <w:ins w:author="Gislene Cristina Ehlert" w:date="2018-12-08T16:25:28.0180343" w:id="267961573">
        <w:r w:rsidRPr="3A909F52" w:rsidR="3A909F52">
          <w:rPr>
            <w:lang w:val="pt-BR"/>
            <w:rPrChange w:author="Leticia de Carvalho" w:date="2018-12-08T12:06:43.7812513" w:id="351010309">
              <w:rPr/>
            </w:rPrChange>
          </w:rPr>
          <w:t xml:space="preserve"> </w:t>
        </w:r>
      </w:ins>
      <w:ins w:author="Gislene Cristina Ehlert" w:date="2018-12-08T16:26:28.8824416" w:id="1023796588">
        <w:r w:rsidRPr="3A909F52" w:rsidR="1103A5EF">
          <w:rPr>
            <w:lang w:val="pt-BR"/>
            <w:rPrChange w:author="Leticia de Carvalho" w:date="2018-12-08T12:06:43.7812513" w:id="1365396748">
              <w:rPr/>
            </w:rPrChange>
          </w:rPr>
          <w:t xml:space="preserve">Cada</w:t>
        </w:r>
      </w:ins>
      <w:ins w:author="Gislene Cristina Ehlert" w:date="2018-12-08T16:25:28.0180343" w:id="581281105">
        <w:r w:rsidRPr="3A909F52" w:rsidR="3A909F52">
          <w:rPr>
            <w:lang w:val="pt-BR"/>
            <w:rPrChange w:author="Leticia de Carvalho" w:date="2018-12-08T12:06:43.7812513" w:id="1943316757">
              <w:rPr/>
            </w:rPrChange>
          </w:rPr>
          <w:t xml:space="preserve"> jogador </w:t>
        </w:r>
      </w:ins>
      <w:ins w:author="Leticia de Carvalho" w:date="2018-12-08T12:07:13.9763919" w:id="1664019700">
        <w:r w:rsidRPr="3A909F52" w:rsidR="0322F81D">
          <w:rPr>
            <w:lang w:val="pt-BR"/>
            <w:rPrChange w:author="Leticia de Carvalho" w:date="2018-12-08T12:06:43.7812513" w:id="379662212">
              <w:rPr/>
            </w:rPrChange>
          </w:rPr>
          <w:t xml:space="preserve">irá </w:t>
        </w:r>
        <w:r w:rsidRPr="3A909F52" w:rsidR="3A909F52">
          <w:rPr>
            <w:lang w:val="pt-BR"/>
            <w:rPrChange w:author="Leticia de Carvalho" w:date="2018-12-08T12:06:43.7812513" w:id="1174285297">
              <w:rPr/>
            </w:rPrChange>
          </w:rPr>
          <w:t>receber</w:t>
        </w:r>
        <w:r w:rsidRPr="3A909F52" w:rsidR="0322F81D">
          <w:rPr>
            <w:lang w:val="pt-BR"/>
            <w:rPrChange w:author="Leticia de Carvalho" w:date="2018-12-08T12:06:43.7812513" w:id="314819921">
              <w:rPr/>
            </w:rPrChange>
          </w:rPr>
          <w:t xml:space="preserve"> </w:t>
        </w:r>
      </w:ins>
      <w:del w:author="Leticia de Carvalho" w:date="2018-12-08T12:06:43.7812513" w:id="1574597290">
        <w:r w:rsidRPr="7999C234" w:rsidDel="3A909F52">
          <w:rPr>
            <w:lang w:val="pt-BR"/>
          </w:rPr>
          <w:delText xml:space="preserve">marcador </w:delText>
        </w:r>
      </w:del>
      <w:del w:author="Leticia de Carvalho" w:date="2018-12-08T12:07:13.9763919" w:id="1641467728">
        <w:r w:rsidRPr="7999C234" w:rsidDel="0322F81D">
          <w:rPr>
            <w:lang w:val="pt-BR"/>
          </w:rPr>
          <w:delText xml:space="preserve">do</w:delText>
        </w:r>
        <w:r w:rsidRPr="7999C234" w:rsidDel="0322F81D">
          <w:rPr>
            <w:lang w:val="pt-BR"/>
          </w:rPr>
          <w:delText xml:space="preserve"> jogo é posicionado no foco da webcam, na qual o jogador </w:delText>
        </w:r>
        <w:r w:rsidRPr="7999C234" w:rsidDel="0322F81D">
          <w:rPr>
            <w:lang w:val="pt-BR"/>
          </w:rPr>
          <w:delText xml:space="preserve">receberá </w:delText>
        </w:r>
      </w:del>
      <w:r w:rsidRPr="7999C234">
        <w:rPr>
          <w:lang w:val="pt-BR"/>
        </w:rPr>
        <w:t xml:space="preserve">uma determinada imagem ou objeto</w:t>
      </w:r>
      <w:ins w:author="Gislene Cristina Ehlert" w:date="2018-12-08T16:25:58.4040501" w:id="1588361914">
        <w:r w:rsidRPr="7999C234" w:rsidR="49BAF847">
          <w:rPr>
            <w:lang w:val="pt-BR"/>
          </w:rPr>
          <w:t xml:space="preserve">, n</w:t>
        </w:r>
      </w:ins>
      <w:ins w:author="Gislene Cristina Ehlert" w:date="2018-12-08T16:25:28.0180343" w:id="891436776">
        <w:r w:rsidRPr="7999C234" w:rsidR="111C3FAD">
          <w:rPr>
            <w:lang w:val="pt-BR"/>
          </w:rPr>
          <w:t xml:space="preserve">a qu</w:t>
        </w:r>
      </w:ins>
      <w:ins w:author="Gislene Cristina Ehlert" w:date="2018-12-08T16:25:58.4040501" w:id="1128633640">
        <w:r w:rsidRPr="7999C234" w:rsidR="49BAF847">
          <w:rPr>
            <w:lang w:val="pt-BR"/>
          </w:rPr>
          <w:t xml:space="preserve">al </w:t>
        </w:r>
        <w:r w:rsidRPr="7999C234" w:rsidR="49BAF847">
          <w:rPr>
            <w:lang w:val="pt-BR"/>
          </w:rPr>
          <w:t xml:space="preserve">deverá</w:t>
        </w:r>
      </w:ins>
      <w:del w:author="Gislene Cristina Ehlert" w:date="2018-12-08T16:25:28.0180343" w:id="874707660">
        <w:r w:rsidRPr="7999C234" w:rsidDel="111C3FAD">
          <w:rPr>
            <w:lang w:val="pt-BR"/>
          </w:rPr>
          <w:delText xml:space="preserve">Entretanto</w:delText>
        </w:r>
      </w:del>
      <w:del w:author="Gislene Cristina Ehlert" w:date="2018-12-08T16:25:58.4040501" w:id="2048287647">
        <w:r w:rsidRPr="7999C234" w:rsidDel="49BAF847">
          <w:rPr>
            <w:lang w:val="pt-BR"/>
          </w:rPr>
          <w:delText xml:space="preserve">, ele precisa</w:delText>
        </w:r>
      </w:del>
      <w:r w:rsidRPr="7999C234">
        <w:rPr>
          <w:lang w:val="pt-BR"/>
        </w:rPr>
        <w:t xml:space="preserve"> associar</w:t>
      </w:r>
      <w:r w:rsidRPr="7999C234">
        <w:rPr>
          <w:lang w:val="pt-BR"/>
        </w:rPr>
        <w:t xml:space="preserve"> a imagem virtual com a </w:t>
      </w:r>
      <w:r w:rsidRPr="7999C234">
        <w:rPr>
          <w:lang w:val="pt-BR"/>
        </w:rPr>
        <w:t>realidade</w:t>
      </w:r>
      <w:r w:rsidRPr="7999C234">
        <w:rPr>
          <w:lang w:val="pt-BR"/>
        </w:rPr>
        <w:t>.</w:t>
      </w:r>
    </w:p>
    <w:p w:rsidR="3F0C8BC1" w:rsidP="422A5956" w:rsidRDefault="3F0C8BC1" w14:paraId="16BD2D52" w14:textId="3B334435">
      <w:pPr>
        <w:pStyle w:val="Corpodetexto"/>
        <w:rPr>
          <w:lang w:val="pt-BR"/>
          <w:rPrChange w:author="Gislene Cristina Ehlert" w:date="2018-12-08T14:06:30.6335798" w:id="952468679">
            <w:rPr/>
          </w:rPrChange>
        </w:rPr>
        <w:pPrChange w:author="Gislene Cristina Ehlert" w:date="2018-12-08T14:06:30.6335798" w:id="1340063338">
          <w:pPr>
            <w:pStyle w:val="Corpodetexto"/>
          </w:pPr>
        </w:pPrChange>
      </w:pPr>
      <w:r w:rsidRPr="3F0C8BC1">
        <w:rPr>
          <w:lang w:val="pt-BR"/>
        </w:rPr>
        <w:t xml:space="preserve">A plataforma tem seis níveis, na qual</w:t>
      </w:r>
      <w:ins w:author="Leticia de Carvalho" w:date="2018-12-08T12:11:16.5622142" w:id="220322596">
        <w:r w:rsidRPr="3F0C8BC1" w:rsidR="783058B0">
          <w:rPr>
            <w:lang w:val="pt-BR"/>
          </w:rPr>
          <w:t xml:space="preserve"> </w:t>
        </w:r>
      </w:ins>
      <w:del w:author="Leticia de Carvalho" w:date="2018-12-08T12:11:46.759668" w:id="1609451681">
        <w:r w:rsidRPr="3F0C8BC1" w:rsidDel="0DDB9B5A">
          <w:rPr>
            <w:lang w:val="pt-BR"/>
          </w:rPr>
          <w:delText xml:space="preserve">explora</w:delText>
        </w:r>
      </w:del>
      <w:ins w:author="Leticia de Carvalho" w:date="2018-12-08T12:11:46.759668" w:id="1116642937">
        <w:r w:rsidRPr="0DDB9B5A" w:rsidR="0DDB9B5A">
          <w:rPr>
            <w:lang w:val="pt-BR"/>
            <w:rPrChange w:author="Leticia de Carvalho" w:date="2018-12-08T12:11:46.759668" w:id="912092877">
              <w:rPr/>
            </w:rPrChange>
          </w:rPr>
          <w:t>explora</w:t>
        </w:r>
        <w:r w:rsidRPr="0DDB9B5A" w:rsidR="0DDB9B5A">
          <w:rPr>
            <w:lang w:val="pt-BR"/>
            <w:rPrChange w:author="Leticia de Carvalho" w:date="2018-12-08T12:11:46.759668" w:id="945827315">
              <w:rPr/>
            </w:rPrChange>
          </w:rPr>
          <w:t xml:space="preserve"> </w:t>
        </w:r>
      </w:ins>
      <w:r w:rsidRPr="3F0C8BC1">
        <w:rPr>
          <w:lang w:val="pt-BR"/>
        </w:rPr>
        <w:t>vários recursos. O primeiro nível busca compreender os logotipos de personagens de desenho animado</w:t>
      </w:r>
      <w:ins w:author="Gislene Cristina Ehlert" w:date="2018-12-08T14:05:29.964016" w:id="1189689345">
        <w:r w:rsidRPr="3F0C8BC1" w:rsidR="46E93801">
          <w:rPr>
            <w:lang w:val="pt-BR"/>
          </w:rPr>
          <w:t>,</w:t>
        </w:r>
      </w:ins>
      <w:del w:author="Mauricio Capobianco Lopes" w:date="2018-11-06T15:49:00Z" w:id="53">
        <w:r w:rsidRPr="3F0C8BC1" w:rsidDel="007501E3">
          <w:rPr>
            <w:lang w:val="pt-BR"/>
          </w:rPr>
          <w:delText>,</w:delText>
        </w:r>
      </w:del>
      <w:r w:rsidRPr="3F0C8BC1">
        <w:rPr>
          <w:lang w:val="pt-BR"/>
        </w:rPr>
        <w:t xml:space="preserve"> que fazem parte </w:t>
      </w:r>
      <w:ins w:author="Gislene Cristina Ehlert" w:date="2018-12-08T14:05:29.964016" w:id="778143740">
        <w:r w:rsidRPr="3F0C8BC1">
          <w:rPr>
            <w:lang w:val="pt-BR"/>
          </w:rPr>
          <w:t xml:space="preserve">do cotidiano</w:t>
        </w:r>
        <w:r w:rsidRPr="3F0C8BC1" w:rsidR="46E93801">
          <w:rPr>
            <w:lang w:val="pt-BR"/>
          </w:rPr>
          <w:t xml:space="preserve"> da criança</w:t>
        </w:r>
      </w:ins>
      <w:del w:author="Gislene Cristina Ehlert" w:date="2018-12-08T14:05:29.964016" w:id="701047017">
        <w:r w:rsidRPr="3F0C8BC1" w:rsidDel="46E93801">
          <w:rPr>
            <w:lang w:val="pt-BR"/>
          </w:rPr>
          <w:delText xml:space="preserve">do seu cotidiano</w:delText>
        </w:r>
      </w:del>
      <w:r w:rsidRPr="3F0C8BC1">
        <w:rPr>
          <w:lang w:val="pt-BR"/>
        </w:rPr>
        <w:t xml:space="preserve">. Essa etapa possibilita construir a hipótese de associação letra-</w:t>
      </w:r>
      <w:r w:rsidRPr="3F0C8BC1">
        <w:rPr>
          <w:lang w:val="pt-BR"/>
        </w:rPr>
        <w:t xml:space="preserve">som</w:t>
      </w:r>
      <w:ins w:author="Gislene Cristina Ehlert" w:date="2018-12-08T14:06:30.6335798" w:id="339543710">
        <w:r w:rsidRPr="3F0C8BC1" w:rsidR="422A5956">
          <w:rPr>
            <w:lang w:val="pt-BR"/>
          </w:rPr>
          <w:t xml:space="preserve">. É</w:t>
        </w:r>
        <w:r w:rsidRPr="3F0C8BC1">
          <w:rPr>
            <w:lang w:val="pt-BR"/>
          </w:rPr>
          <w:t xml:space="preserve"> </w:t>
        </w:r>
      </w:ins>
      <w:del w:author="Mauricio Capobianco Lopes" w:date="2018-11-06T15:49:00Z" w:id="54">
        <w:r w:rsidRPr="3F0C8BC1" w:rsidDel="007501E3">
          <w:rPr>
            <w:lang w:val="pt-BR"/>
          </w:rPr>
          <w:delText>,</w:delText>
        </w:r>
      </w:del>
      <w:del w:author="Gislene Cristina Ehlert" w:date="2018-12-08T13:51:51.267268" w:id="19187205">
        <w:r w:rsidRPr="3F0C8BC1" w:rsidDel="16B0670D">
          <w:rPr>
            <w:lang w:val="pt-BR"/>
          </w:rPr>
          <w:delText xml:space="preserve"> e pode ser </w:delText>
        </w:r>
      </w:del>
      <w:del w:author="Gislene Cristina Ehlert" w:date="2018-12-08T13:51:51.267268" w:id="950173972">
        <w:r w:rsidRPr="3F0C8BC1" w:rsidDel="16B0670D">
          <w:rPr>
            <w:lang w:val="pt-BR"/>
          </w:rPr>
          <w:delText xml:space="preserve">jogado</w:delText>
        </w:r>
      </w:del>
      <w:del w:author="Gislene Cristina Ehlert" w:date="2018-12-08T13:52:21.592679" w:id="557176725">
        <w:r w:rsidRPr="3F0C8BC1" w:rsidDel="3CEAAAA6">
          <w:rPr>
            <w:lang w:val="pt-BR"/>
          </w:rPr>
          <w:delText xml:space="preserve"> </w:delText>
        </w:r>
      </w:del>
      <w:ins w:author="Gislene Cristina Ehlert" w:date="2018-12-08T13:52:21.592679" w:id="1631442005">
        <w:r w:rsidRPr="3CEAAAA6" w:rsidR="3CEAAAA6">
          <w:rPr>
            <w:lang w:val="pt-BR"/>
            <w:rPrChange w:author="Gislene Cristina Ehlert" w:date="2018-12-08T13:52:21.592679" w:id="82523587">
              <w:rPr/>
            </w:rPrChange>
          </w:rPr>
          <w:t xml:space="preserve">recomendável</w:t>
        </w:r>
      </w:ins>
      <w:ins w:author="Gislene Cristina Ehlert" w:date="2018-12-08T14:06:00.3171119" w:id="1846279349">
        <w:r w:rsidRPr="3CEAAAA6" w:rsidR="3CEAAAA6">
          <w:rPr>
            <w:lang w:val="pt-BR"/>
            <w:rPrChange w:author="Gislene Cristina Ehlert" w:date="2018-12-08T13:52:21.592679" w:id="2025225890">
              <w:rPr/>
            </w:rPrChange>
          </w:rPr>
          <w:t xml:space="preserve"> </w:t>
        </w:r>
      </w:ins>
      <w:ins w:author="Gislene Cristina Ehlert" w:date="2018-12-08T13:52:21.592679" w:id="642023209">
        <w:r w:rsidRPr="3CEAAAA6" w:rsidR="3CEAAAA6">
          <w:rPr>
            <w:lang w:val="pt-BR"/>
            <w:rPrChange w:author="Gislene Cristina Ehlert" w:date="2018-12-08T13:52:21.592679" w:id="2003516961">
              <w:rPr/>
            </w:rPrChange>
          </w:rPr>
          <w:t>para</w:t>
        </w:r>
      </w:ins>
      <w:ins w:author="Gislene Cristina Ehlert" w:date="2018-12-08T13:54:23.0107014" w:id="1415177668">
        <w:r w:rsidRPr="3CEAAAA6" w:rsidR="63C4FC2F">
          <w:rPr>
            <w:lang w:val="pt-BR"/>
            <w:rPrChange w:author="Gislene Cristina Ehlert" w:date="2018-12-08T13:52:21.592679" w:id="402324498">
              <w:rPr/>
            </w:rPrChange>
          </w:rPr>
          <w:t xml:space="preserve"> </w:t>
        </w:r>
      </w:ins>
      <w:r w:rsidR="007501E3">
        <w:rPr>
          <w:rStyle w:val="Refdecomentrio"/>
        </w:rPr>
      </w:r>
      <w:del w:author="Gislene Cristina Ehlert" w:date="2018-12-08T13:52:21.592679" w:id="378187369">
        <w:r w:rsidRPr="3F0C8BC1" w:rsidDel="3CEAAAA6">
          <w:rPr>
            <w:lang w:val="pt-BR"/>
          </w:rPr>
          <w:delText xml:space="preserve">por</w:delText>
        </w:r>
        <w:r w:rsidRPr="3F0C8BC1" w:rsidDel="3CEAAAA6">
          <w:rPr>
            <w:lang w:val="pt-BR"/>
          </w:rPr>
          <w:delText xml:space="preserve"> </w:delText>
        </w:r>
      </w:del>
      <w:r w:rsidRPr="3F0C8BC1">
        <w:rPr>
          <w:lang w:val="pt-BR"/>
        </w:rPr>
        <w:t xml:space="preserve">crianças</w:t>
      </w:r>
      <w:r w:rsidRPr="3F0C8BC1">
        <w:rPr>
          <w:lang w:val="pt-BR"/>
        </w:rPr>
        <w:t xml:space="preserve"> que estão em fase </w:t>
      </w:r>
      <w:proofErr w:type="spellStart"/>
      <w:r w:rsidRPr="3F0C8BC1">
        <w:rPr>
          <w:lang w:val="pt-BR"/>
        </w:rPr>
        <w:t>pré</w:t>
      </w:r>
      <w:proofErr w:type="spellEnd"/>
      <w:r w:rsidRPr="3F0C8BC1">
        <w:rPr>
          <w:lang w:val="pt-BR"/>
        </w:rPr>
        <w:t xml:space="preserve">-silábica. </w:t>
      </w:r>
    </w:p>
    <w:p w:rsidR="3F0C8BC1" w:rsidDel="7FF27099" w:rsidP="2E9B08ED" w:rsidRDefault="3F0C8BC1" w14:noSpellErr="1" w14:paraId="5A528F77" w14:textId="459F12D0">
      <w:pPr>
        <w:pStyle w:val="Corpodetexto"/>
        <w:rPr>
          <w:ins w:author="Gislene Cristina Ehlert" w:date="2018-12-08T14:01:57.6782093" w:id="704436978"/>
          <w:del w:author="Gislene Cristina Ehlert" w:date="2018-12-08T14:02:27.9834071" w:id="744791834"/>
          <w:lang w:val="pt-BR"/>
          <w:rPrChange w:author="Gislene Cristina Ehlert" w:date="2018-12-08T14:01:57.6782093" w:id="589626219">
            <w:rPr/>
          </w:rPrChange>
        </w:rPr>
        <w:pPrChange w:author="Gislene Cristina Ehlert" w:date="2018-12-08T14:01:57.6782093" w:id="256308536">
          <w:pPr>
            <w:pStyle w:val="Corpodetexto"/>
          </w:pPr>
        </w:pPrChange>
      </w:pPr>
      <w:r w:rsidRPr="3F0C8BC1">
        <w:rPr>
          <w:lang w:val="pt-BR"/>
        </w:rPr>
        <w:t xml:space="preserve">No dois e </w:t>
      </w:r>
      <w:ins w:author="Mauricio Capobianco Lopes" w:date="2018-11-06T15:49:00Z" w:id="56">
        <w:r w:rsidR="007501E3">
          <w:rPr>
            <w:lang w:val="pt-BR"/>
          </w:rPr>
          <w:t>n</w:t>
        </w:r>
      </w:ins>
      <w:r w:rsidRPr="3F0C8BC1">
        <w:rPr>
          <w:lang w:val="pt-BR"/>
        </w:rPr>
        <w:t xml:space="preserve">o três</w:t>
      </w:r>
      <w:ins w:author="Gislene Cristina Ehlert" w:date="2018-12-08T16:23:26.7369132" w:id="309481425">
        <w:r w:rsidRPr="3F0C8BC1" w:rsidR="7D80CD5D">
          <w:rPr>
            <w:lang w:val="pt-BR"/>
          </w:rPr>
          <w:t xml:space="preserve">,</w:t>
        </w:r>
      </w:ins>
      <w:r w:rsidRPr="3F0C8BC1">
        <w:rPr>
          <w:lang w:val="pt-BR"/>
        </w:rPr>
        <w:t xml:space="preserve"> </w:t>
      </w:r>
      <w:ins w:author="Leticia de Carvalho" w:date="2018-12-02T12:01:17.7554344" w:id="854457798">
        <w:r w:rsidRPr="3F0C8BC1" w:rsidR="32EDFDC6">
          <w:rPr>
            <w:lang w:val="pt-BR"/>
          </w:rPr>
          <w:t xml:space="preserve">as mesmas são</w:t>
        </w:r>
      </w:ins>
      <w:ins w:author="Leticia de Carvalho" w:date="2018-12-02T12:01:17.7554344" w:id="1084397037">
        <w:r w:rsidRPr="32EDFDC6" w:rsidR="32EDFDC6">
          <w:rPr>
            <w:lang w:val="pt-BR"/>
            <w:rPrChange w:author="Leticia de Carvalho" w:date="2018-12-02T12:01:17.7554344" w:id="113436968">
              <w:rPr/>
            </w:rPrChange>
          </w:rPr>
          <w:t xml:space="preserve"> </w:t>
        </w:r>
        <w:r w:rsidRPr="32EDFDC6" w:rsidR="32EDFDC6">
          <w:rPr>
            <w:lang w:val="pt-BR"/>
            <w:rPrChange w:author="Leticia de Carvalho" w:date="2018-12-02T12:01:17.7554344" w:id="831901895">
              <w:rPr/>
            </w:rPrChange>
          </w:rPr>
          <w:t xml:space="preserve">provocad</w:t>
        </w:r>
        <w:r w:rsidRPr="32EDFDC6" w:rsidR="32EDFDC6">
          <w:rPr>
            <w:lang w:val="pt-BR"/>
            <w:rPrChange w:author="Leticia de Carvalho" w:date="2018-12-02T12:01:17.7554344" w:id="350483213">
              <w:rPr/>
            </w:rPrChange>
          </w:rPr>
          <w:t>as</w:t>
        </w:r>
      </w:ins>
      <w:ins w:author="Gislene Cristina Ehlert" w:date="2018-12-08T14:02:27.9834071" w:id="1270731441">
        <w:r w:rsidRPr="32EDFDC6" w:rsidR="7FF27099">
          <w:rPr>
            <w:lang w:val="pt-BR"/>
            <w:rPrChange w:author="Leticia de Carvalho" w:date="2018-12-02T12:01:17.7554344" w:id="1256406147">
              <w:rPr/>
            </w:rPrChange>
          </w:rPr>
          <w:t xml:space="preserve"> a</w:t>
        </w:r>
        <w:r w:rsidRPr="32EDFDC6" w:rsidR="7FF27099">
          <w:rPr>
            <w:noProof w:val="0"/>
            <w:lang w:val="pt-BR"/>
            <w:rPrChange w:author="Leticia de Carvalho" w:date="2018-12-02T12:01:17.7554344" w:id="998140557">
              <w:rPr/>
            </w:rPrChange>
          </w:rPr>
          <w:t xml:space="preserve"> identificar objetos e descobrir qual a vogal que inicia a palavra que o denomina. </w:t>
        </w:r>
      </w:ins>
    </w:p>
    <w:p w:rsidR="7FF27099" w:rsidDel="0334881D" w:rsidP="7FF27099" w:rsidRDefault="7FF27099" w14:paraId="2BE2B492" w14:textId="3582EEBE">
      <w:pPr>
        <w:pStyle w:val="Corpodetexto"/>
        <w:rPr>
          <w:del w:author="Gislene Cristina Ehlert" w:date="2018-12-08T14:02:58.1684298" w:id="798529833"/>
          <w:lang w:val="pt-BR"/>
          <w:rPrChange w:author="Gislene Cristina Ehlert" w:date="2018-12-08T14:02:27.9834071" w:id="946883638">
            <w:rPr/>
          </w:rPrChange>
        </w:rPr>
        <w:pPrChange w:author="Gislene Cristina Ehlert" w:date="2018-12-08T14:02:27.9834071" w:id="443760959">
          <w:pPr/>
        </w:pPrChange>
      </w:pPr>
      <w:ins w:author="Gislene Cristina Ehlert" w:date="2018-12-08T14:09:02.0620003" w:id="251481114">
        <w:r w:rsidRPr="0334881D" w:rsidR="45FF37B1">
          <w:rPr>
            <w:noProof w:val="0"/>
            <w:lang w:val="pt-BR"/>
            <w:rPrChange w:author="Gislene Cristina Ehlert" w:date="2018-12-08T14:02:58.1684298" w:id="476368053">
              <w:rPr/>
            </w:rPrChange>
          </w:rPr>
          <w:t xml:space="preserve">Os</w:t>
        </w:r>
        <w:r w:rsidRPr="0334881D" w:rsidR="1C64CCB5">
          <w:rPr>
            <w:noProof w:val="0"/>
            <w:lang w:val="pt-BR"/>
            <w:rPrChange w:author="Gislene Cristina Ehlert" w:date="2018-12-08T14:02:58.1684298" w:id="345818846">
              <w:rPr/>
            </w:rPrChange>
          </w:rPr>
          <w:t xml:space="preserve"> </w:t>
        </w:r>
      </w:ins>
    </w:p>
    <w:p w:rsidR="0334881D" w:rsidDel="1C64CCB5" w:rsidP="422A5956" w:rsidRDefault="0334881D" w14:paraId="1BF6F744" w14:textId="5AEBD7C9">
      <w:pPr>
        <w:pStyle w:val="Corpodetexto"/>
        <w:rPr>
          <w:del w:author="Gislene Cristina Ehlert" w:date="2018-12-08T14:08:31.8008796" w:id="1049270474"/>
          <w:lang w:val="pt-BR"/>
          <w:rPrChange w:author="Gislene Cristina Ehlert" w:date="2018-12-08T14:06:30.6335798" w:id="770701550">
            <w:rPr/>
          </w:rPrChange>
        </w:rPr>
        <w:pPrChange w:author="Gislene Cristina Ehlert" w:date="2018-12-08T14:06:30.6335798" w:id="1389633566">
          <w:pPr/>
        </w:pPrChange>
      </w:pPr>
    </w:p>
    <w:p w:rsidR="3F0C8BC1" w:rsidDel="03F8D308" w:rsidP="626E5BF3" w:rsidRDefault="3F0C8BC1" w14:paraId="58622F6F" w14:textId="507AFCC2">
      <w:pPr>
        <w:pStyle w:val="Corpodetexto"/>
        <w:rPr>
          <w:del w:author="Gislene Cristina Ehlert" w:date="2018-12-08T14:12:04.0034271" w:id="2105278025"/>
          <w:lang w:val="pt-BR"/>
          <w:rPrChange w:author="Gislene Cristina Ehlert" w:date="2018-12-08T14:11:33.7174924" w:id="2002771558">
            <w:rPr/>
          </w:rPrChange>
        </w:rPr>
        <w:pPrChange w:author="Gislene Cristina Ehlert" w:date="2018-12-08T14:11:33.7174924" w:id="1892932374">
          <w:pPr>
            <w:pStyle w:val="Corpodetexto"/>
          </w:pPr>
        </w:pPrChange>
      </w:pPr>
      <w:ins w:author="Leticia de Carvalho" w:date="2018-12-08T12:23:24.3209839" w:id="1244247204">
        <w:del w:author="Gislene Cristina Ehlert" w:date="2018-12-08T14:08:01.4634081" w:id="990984431">
          <w:r w:rsidRPr="32EDFDC6" w:rsidDel="68FE8BA7" w:rsidR="78D08F3B">
            <w:rPr>
              <w:lang w:val="pt-BR"/>
              <w:rPrChange w:author="Leticia de Carvalho" w:date="2018-12-02T12:01:17.7554344" w:id="477271762">
                <w:rPr/>
              </w:rPrChange>
            </w:rPr>
            <w:delText xml:space="preserve"> </w:delText>
          </w:r>
        </w:del>
      </w:ins>
      <w:ins w:author="Vanessa Cristina Viebrantz" w:date="2018-12-06T17:04:18.9538026" w:id="1654721060">
        <w:del w:author="Leticia de Carvalho" w:date="2018-12-08T12:23:24.3209839" w:id="1394744374">
          <w:r w:rsidRPr="32EDFDC6" w:rsidDel="78D08F3B" w:rsidR="06C2E928">
            <w:rPr>
              <w:lang w:val="pt-BR"/>
              <w:rPrChange w:author="Leticia de Carvalho" w:date="2018-12-02T12:01:17.7554344" w:id="2075694831">
                <w:rPr/>
              </w:rPrChange>
            </w:rPr>
            <w:delText xml:space="preserve"> </w:delText>
          </w:r>
        </w:del>
      </w:ins>
      <w:del w:author="Gislene Cristina Ehlert" w:date="2018-12-08T14:01:57.6782093" w:id="803600916">
        <w:r w:rsidDel="2E9B08ED" w:rsidR="007501E3">
          <w:rPr>
            <w:rStyle w:val="Refdecomentrio"/>
          </w:rPr>
        </w:r>
      </w:del>
      <w:del w:author="Leticia de Carvalho" w:date="2018-12-02T12:01:17.7554344" w:id="998648234">
        <w:r w:rsidRPr="3F0C8BC1" w:rsidDel="32EDFDC6">
          <w:rPr>
            <w:lang w:val="pt-BR"/>
          </w:rPr>
          <w:delText>é</w:delText>
        </w:r>
        <w:r w:rsidRPr="3F0C8BC1" w:rsidDel="32EDFDC6">
          <w:rPr>
            <w:lang w:val="pt-BR"/>
          </w:rPr>
          <w:delText xml:space="preserve"> provocado a reconhecer objetos e encontrar qual vogal que a palavra se inicia. Já </w:delText>
        </w:r>
      </w:del>
      <w:del w:author="Gislene Cristina Ehlert" w:date="2018-12-08T14:08:31.8008796" w:id="1518785240">
        <w:r w:rsidRPr="3F0C8BC1" w:rsidDel="1C64CCB5">
          <w:rPr>
            <w:lang w:val="pt-BR"/>
          </w:rPr>
          <w:delText xml:space="preserve">n</w:delText>
        </w:r>
      </w:del>
      <w:del w:author="Gislene Cristina Ehlert" w:date="2018-12-08T14:09:02.0620003" w:id="1637466137">
        <w:r w:rsidRPr="3F0C8BC1" w:rsidDel="45FF37B1">
          <w:rPr>
            <w:lang w:val="pt-BR"/>
          </w:rPr>
          <w:delText xml:space="preserve">o</w:delText>
        </w:r>
      </w:del>
      <w:ins w:author="Gislene Cristina Ehlert" w:date="2018-12-08T14:08:31.8008796" w:id="466873042">
        <w:r w:rsidRPr="3F0C8BC1" w:rsidR="1C64CCB5">
          <w:rPr>
            <w:lang w:val="pt-BR"/>
          </w:rPr>
          <w:t xml:space="preserve">níve</w:t>
        </w:r>
      </w:ins>
      <w:ins w:author="Gislene Cristina Ehlert" w:date="2018-12-08T14:09:02.0620003" w:id="812362202">
        <w:r w:rsidRPr="3F0C8BC1" w:rsidR="45FF37B1">
          <w:rPr>
            <w:lang w:val="pt-BR"/>
          </w:rPr>
          <w:t xml:space="preserve">is</w:t>
        </w:r>
      </w:ins>
      <w:ins w:author="Gislene Cristina Ehlert" w:date="2018-12-08T14:08:31.8008796" w:id="1536318250">
        <w:r w:rsidRPr="3F0C8BC1">
          <w:rPr>
            <w:lang w:val="pt-BR"/>
          </w:rPr>
          <w:t xml:space="preserve"> </w:t>
        </w:r>
      </w:ins>
      <w:del w:author="Gislene Cristina Ehlert" w:date="2018-12-08T14:08:31.8008796" w:id="677461751">
        <w:r w:rsidRPr="3F0C8BC1" w:rsidDel="1C64CCB5">
          <w:rPr>
            <w:lang w:val="pt-BR"/>
          </w:rPr>
          <w:delText xml:space="preserve"> </w:delText>
        </w:r>
      </w:del>
      <w:r w:rsidRPr="3F0C8BC1">
        <w:rPr>
          <w:lang w:val="pt-BR"/>
        </w:rPr>
        <w:t xml:space="preserve">quatro e cinco</w:t>
      </w:r>
      <w:ins w:author="Gislene Cristina Ehlert" w:date="2018-12-08T14:08:31.8008796" w:id="38641581">
        <w:r w:rsidRPr="3F0C8BC1" w:rsidR="1C64CCB5">
          <w:rPr>
            <w:lang w:val="pt-BR"/>
          </w:rPr>
          <w:t xml:space="preserve">,</w:t>
        </w:r>
      </w:ins>
      <w:r w:rsidRPr="3F0C8BC1">
        <w:rPr>
          <w:lang w:val="pt-BR"/>
        </w:rPr>
        <w:t xml:space="preserve"> envolvem </w:t>
      </w:r>
      <w:r w:rsidRPr="3F0C8BC1">
        <w:rPr>
          <w:lang w:val="pt-BR"/>
        </w:rPr>
        <w:t xml:space="preserve">itens que possuem vogais e consoantes como letra inicial de </w:t>
      </w:r>
      <w:r w:rsidRPr="3F0C8BC1">
        <w:rPr>
          <w:lang w:val="pt-BR"/>
        </w:rPr>
        <w:t xml:space="preserve">seus nome</w:t>
      </w:r>
      <w:ins w:author="Gislene Cristina Ehlert" w:date="2018-12-08T14:12:34.2957734" w:id="775150009">
        <w:r w:rsidRPr="3F0C8BC1" w:rsidR="2E33D9B9">
          <w:rPr>
            <w:lang w:val="pt-BR"/>
          </w:rPr>
          <w:t xml:space="preserve">s</w:t>
        </w:r>
      </w:ins>
      <w:del w:author="Gislene Cristina Ehlert" w:date="2018-12-08T14:12:34.2957734" w:id="1589288054">
        <w:r w:rsidRPr="3F0C8BC1" w:rsidDel="2E33D9B9">
          <w:rPr>
            <w:lang w:val="pt-BR"/>
          </w:rPr>
          <w:delText xml:space="preserve">s</w:delText>
        </w:r>
      </w:del>
      <w:r w:rsidRPr="3F0C8BC1">
        <w:rPr>
          <w:lang w:val="pt-BR"/>
        </w:rPr>
        <w:t xml:space="preserve">.</w:t>
      </w:r>
      <w:ins w:author="Gislene Cristina Ehlert" w:date="2018-12-08T14:12:34.2957734" w:id="1902289944">
        <w:r w:rsidRPr="3F0C8BC1" w:rsidR="2E33D9B9">
          <w:rPr>
            <w:lang w:val="pt-BR"/>
          </w:rPr>
          <w:t xml:space="preserve"> Em </w:t>
        </w:r>
        <w:r w:rsidRPr="3F0C8BC1" w:rsidR="2E33D9B9">
          <w:rPr>
            <w:lang w:val="pt-BR"/>
          </w:rPr>
          <w:t xml:space="preserve">todas as </w:t>
        </w:r>
        <w:r w:rsidRPr="3F0C8BC1" w:rsidR="2E33D9B9">
          <w:rPr>
            <w:lang w:val="pt-BR"/>
          </w:rPr>
          <w:t xml:space="preserve">etapas</w:t>
        </w:r>
      </w:ins>
      <w:ins w:author="Gislene Cristina Ehlert" w:date="2018-12-08T14:13:34.7289828" w:id="1858171789">
        <w:r w:rsidRPr="3F0C8BC1" w:rsidR="6E34524E">
          <w:rPr>
            <w:lang w:val="pt-BR"/>
          </w:rPr>
          <w:t xml:space="preserve"> </w:t>
        </w:r>
        <w:r w:rsidRPr="3F0C8BC1" w:rsidR="2E33D9B9">
          <w:rPr>
            <w:lang w:val="pt-BR"/>
          </w:rPr>
          <w:t xml:space="preserve">(</w:t>
        </w:r>
        <w:r w:rsidRPr="3F0C8BC1" w:rsidR="2E33D9B9">
          <w:rPr>
            <w:lang w:val="pt-BR"/>
          </w:rPr>
          <w:t xml:space="preserve">2,</w:t>
        </w:r>
        <w:r w:rsidRPr="3F0C8BC1" w:rsidR="6E34524E">
          <w:rPr>
            <w:lang w:val="pt-BR"/>
          </w:rPr>
          <w:t xml:space="preserve"> </w:t>
        </w:r>
        <w:r w:rsidRPr="3F0C8BC1" w:rsidR="2E33D9B9">
          <w:rPr>
            <w:lang w:val="pt-BR"/>
          </w:rPr>
          <w:t xml:space="preserve">3,</w:t>
        </w:r>
        <w:r w:rsidRPr="3F0C8BC1" w:rsidR="6E34524E">
          <w:rPr>
            <w:lang w:val="pt-BR"/>
          </w:rPr>
          <w:t xml:space="preserve"> </w:t>
        </w:r>
      </w:ins>
      <w:ins w:author="Gislene Cristina Ehlert" w:date="2018-12-08T14:13:04.4416509" w:id="506252813">
        <w:r w:rsidRPr="3F0C8BC1" w:rsidR="05D0828A">
          <w:rPr>
            <w:lang w:val="pt-BR"/>
          </w:rPr>
          <w:t xml:space="preserve">4,5)</w:t>
        </w:r>
      </w:ins>
      <w:ins w:author="Gislene Cristina Ehlert" w:date="2018-12-08T14:14:05.2811301" w:id="1242072794">
        <w:r w:rsidRPr="3F0C8BC1" w:rsidR="24D13CA2">
          <w:rPr>
            <w:lang w:val="pt-BR"/>
          </w:rPr>
          <w:t xml:space="preserve"> t</w:t>
        </w:r>
      </w:ins>
      <w:ins w:author="Gislene Cristina Ehlert" w:date="2018-12-08T14:12:04.0034271" w:id="1443594319">
        <w:proofErr w:type="gramStart"/>
      </w:ins>
      <w:ins w:author="Gislene Cristina Ehlert" w:date="2018-12-08T14:12:04.0034271" w:id="1199399884">
        <w:r w:rsidRPr="03F8D308" w:rsidR="03F8D308">
          <w:rPr>
            <w:lang w:val="pt-BR"/>
            <w:rPrChange w:author="Gislene Cristina Ehlert" w:date="2018-12-08T14:12:04.0034271" w:id="1878904170">
              <w:rPr/>
            </w:rPrChange>
          </w:rPr>
          <w:t>êm</w:t>
        </w:r>
        <w:proofErr w:type="gramEnd"/>
        <w:r w:rsidRPr="03F8D308" w:rsidR="03F8D308">
          <w:rPr>
            <w:lang w:val="pt-BR"/>
            <w:rPrChange w:author="Gislene Cristina Ehlert" w:date="2018-12-08T14:12:04.0034271" w:id="649981068">
              <w:rPr/>
            </w:rPrChange>
          </w:rPr>
          <w:t xml:space="preserve"> como alvos</w:t>
        </w:r>
      </w:ins>
      <w:ins w:author="Gislene Cristina Ehlert" w:date="2018-12-08T14:22:40.2242791" w:id="1864741310">
        <w:r w:rsidRPr="03F8D308" w:rsidR="11CC6A19">
          <w:rPr>
            <w:lang w:val="pt-BR"/>
            <w:rPrChange w:author="Gislene Cristina Ehlert" w:date="2018-12-08T14:12:04.0034271" w:id="587717666">
              <w:rPr/>
            </w:rPrChange>
          </w:rPr>
          <w:t xml:space="preserve">,</w:t>
        </w:r>
      </w:ins>
      <w:ins w:author="Gislene Cristina Ehlert" w:date="2018-12-08T14:12:04.0034271" w:id="1455454798">
        <w:r w:rsidRPr="03F8D308" w:rsidR="03F8D308">
          <w:rPr>
            <w:lang w:val="pt-BR"/>
            <w:rPrChange w:author="Gislene Cristina Ehlert" w:date="2018-12-08T14:12:04.0034271" w:id="1713177053">
              <w:rPr/>
            </w:rPrChange>
          </w:rPr>
          <w:t xml:space="preserve"> crianças que já apresentam hipóteses silábicas de escrita.</w:t>
        </w:r>
      </w:ins>
      <w:ins w:author="Gislene Cristina Ehlert" w:date="2018-12-08T14:20:08.2309969" w:id="595415612">
        <w:r w:rsidRPr="03F8D308" w:rsidR="661D01DD">
          <w:rPr>
            <w:lang w:val="pt-BR"/>
            <w:rPrChange w:author="Gislene Cristina Ehlert" w:date="2018-12-08T14:12:04.0034271" w:id="489824077">
              <w:rPr/>
            </w:rPrChange>
          </w:rPr>
          <w:t xml:space="preserve"> </w:t>
        </w:r>
      </w:ins>
    </w:p>
    <w:p w:rsidR="03F8D308" w:rsidDel="661D01DD" w:rsidP="24D13CA2" w:rsidRDefault="03F8D308" w14:paraId="7C6812ED" w14:textId="35F33FB5">
      <w:pPr>
        <w:pStyle w:val="Corpodetexto"/>
        <w:rPr>
          <w:del w:author="Gislene Cristina Ehlert" w:date="2018-12-08T14:20:08.2309969" w:id="1783924954"/>
          <w:lang w:val="pt-BR"/>
          <w:rPrChange w:author="Gislene Cristina Ehlert" w:date="2018-12-08T14:14:05.2811301" w:id="1254645318">
            <w:rPr/>
          </w:rPrChange>
        </w:rPr>
        <w:pPrChange w:author="Gislene Cristina Ehlert" w:date="2018-12-08T14:14:05.2811301" w:id="631894673">
          <w:pPr/>
        </w:pPrChange>
      </w:pPr>
    </w:p>
    <w:p w:rsidR="3F0C8BC1" w:rsidDel="4756688E" w:rsidP="3F0C8BC1" w:rsidRDefault="3F0C8BC1" w14:paraId="1A0C2027" w14:textId="2EA60A8A">
      <w:pPr>
        <w:pStyle w:val="Corpodetexto"/>
        <w:rPr>
          <w:del w:author="Gislene Cristina Ehlert" w:date="2018-12-08T14:23:10.4639051" w:id="1581869969"/>
          <w:lang w:val="pt-BR"/>
        </w:rPr>
      </w:pPr>
      <w:r w:rsidRPr="3F0C8BC1">
        <w:rPr>
          <w:lang w:val="pt-BR"/>
        </w:rPr>
        <w:t xml:space="preserve">Por fim, o seis</w:t>
      </w:r>
      <w:ins w:author="Gislene Cristina Ehlert" w:date="2018-12-08T14:20:38.833205" w:id="1234069218">
        <w:r w:rsidRPr="3F0C8BC1" w:rsidR="349CE46F">
          <w:rPr>
            <w:lang w:val="pt-BR"/>
          </w:rPr>
          <w:t xml:space="preserve">, é</w:t>
        </w:r>
      </w:ins>
      <w:del w:author="Gislene Cristina Ehlert" w:date="2018-12-08T14:20:38.833205" w:id="746595887">
        <w:r w:rsidRPr="3F0C8BC1" w:rsidDel="349CE46F">
          <w:rPr>
            <w:lang w:val="pt-BR"/>
          </w:rPr>
          <w:delText xml:space="preserve"> é</w:delText>
        </w:r>
      </w:del>
      <w:r w:rsidRPr="3F0C8BC1">
        <w:rPr>
          <w:lang w:val="pt-BR"/>
        </w:rPr>
        <w:t xml:space="preserve"> para crianças que já estão na hipótese alfabética, </w:t>
      </w:r>
      <w:ins w:author="Mauricio Capobianco Lopes" w:date="2018-11-06T15:50:00Z" w:id="59">
        <w:r w:rsidR="007501E3">
          <w:rPr>
            <w:lang w:val="pt-BR"/>
          </w:rPr>
          <w:t xml:space="preserve">sendo que</w:t>
        </w:r>
      </w:ins>
      <w:ins w:author="Gislene Cristina Ehlert" w:date="2018-12-08T14:23:40.7779413" w:id="501444828">
        <w:r w:rsidR="2DC39585">
          <w:rPr>
            <w:lang w:val="pt-BR"/>
          </w:rPr>
          <w:t xml:space="preserve">,</w:t>
        </w:r>
      </w:ins>
      <w:ins w:author="Mauricio Capobianco Lopes" w:date="2018-11-06T15:50:00Z" w:id="767792517">
        <w:r w:rsidR="007501E3">
          <w:rPr>
            <w:lang w:val="pt-BR"/>
          </w:rPr>
          <w:t xml:space="preserve"> </w:t>
        </w:r>
      </w:ins>
      <w:ins w:author="Gislene Cristina Ehlert" w:date="2018-12-08T14:18:37.7613544" w:id="245578791">
        <w:r w:rsidRPr="3F0C8BC1">
          <w:rPr>
            <w:lang w:val="pt-BR"/>
          </w:rPr>
          <w:t xml:space="preserve">o </w:t>
        </w:r>
      </w:ins>
      <w:ins w:author="Gislene Cristina Ehlert" w:date="2018-12-08T14:19:07.8751303" w:id="626112307">
        <w:r w:rsidRPr="3F0C8BC1" w:rsidR="43EF054F">
          <w:rPr>
            <w:lang w:val="pt-BR"/>
          </w:rPr>
          <w:t xml:space="preserve">desafio</w:t>
        </w:r>
      </w:ins>
      <w:ins w:author="Gislene Cristina Ehlert" w:date="2018-12-08T14:18:37.7613544" w:id="1491109826">
        <w:r w:rsidRPr="3F0C8BC1">
          <w:rPr>
            <w:lang w:val="pt-BR"/>
          </w:rPr>
          <w:t xml:space="preserve"> </w:t>
        </w:r>
      </w:ins>
      <w:ins w:author="Gislene Cristina Ehlert" w:date="2018-12-08T14:26:11.9619275" w:id="1285131917">
        <w:r w:rsidRPr="3F0C8BC1" w:rsidR="01CF40F3">
          <w:rPr>
            <w:lang w:val="pt-BR"/>
          </w:rPr>
          <w:t xml:space="preserve">é</w:t>
        </w:r>
      </w:ins>
      <w:ins w:author="Gislene Cristina Ehlert" w:date="2018-12-08T14:18:37.7613544" w:id="1407315514">
        <w:r w:rsidRPr="3F0C8BC1">
          <w:rPr>
            <w:lang w:val="pt-BR"/>
          </w:rPr>
          <w:t xml:space="preserve"> </w:t>
        </w:r>
      </w:ins>
      <w:ins w:author="Gislene Cristina Ehlert" w:date="2018-12-08T14:26:11.9619275" w:id="1332030316">
        <w:r w:rsidRPr="3F0C8BC1" w:rsidR="01CF40F3">
          <w:rPr>
            <w:lang w:val="pt-BR"/>
          </w:rPr>
          <w:t xml:space="preserve">associar </w:t>
        </w:r>
        <w:r w:rsidRPr="3F0C8BC1" w:rsidR="01CF40F3">
          <w:rPr>
            <w:lang w:val="pt-BR"/>
          </w:rPr>
          <w:t xml:space="preserve">o</w:t>
        </w:r>
      </w:ins>
      <w:ins w:author="Gislene Cristina Ehlert" w:date="2018-12-08T14:28:13.5890732" w:id="389868271">
        <w:r w:rsidRPr="3F0C8BC1" w:rsidR="3B45EE42">
          <w:rPr>
            <w:lang w:val="pt-BR"/>
          </w:rPr>
          <w:t xml:space="preserve">s</w:t>
        </w:r>
      </w:ins>
      <w:ins w:author="Gislene Cristina Ehlert" w:date="2018-12-08T14:26:11.9619275" w:id="994438722">
        <w:r w:rsidRPr="3F0C8BC1" w:rsidR="01CF40F3">
          <w:rPr>
            <w:lang w:val="pt-BR"/>
          </w:rPr>
          <w:t xml:space="preserve"> </w:t>
        </w:r>
      </w:ins>
      <w:r w:rsidRPr="3F0C8BC1">
        <w:rPr>
          <w:lang w:val="pt-BR"/>
        </w:rPr>
        <w:t xml:space="preserve">ob</w:t>
      </w:r>
      <w:ins w:author="Gislene Cristina Ehlert" w:date="2018-12-08T14:29:14.1748065" w:id="1405271491">
        <w:r w:rsidRPr="3F0C8BC1" w:rsidR="01B0107C">
          <w:rPr>
            <w:lang w:val="pt-BR"/>
          </w:rPr>
          <w:t xml:space="preserve">jetos a</w:t>
        </w:r>
      </w:ins>
      <w:del w:author="Gislene Cristina Ehlert" w:date="2018-12-08T14:27:43.2808491" w:id="1560920168">
        <w:r w:rsidRPr="3F0C8BC1" w:rsidDel="48183DF5">
          <w:rPr>
            <w:lang w:val="pt-BR"/>
          </w:rPr>
          <w:delText xml:space="preserve"> </w:delText>
        </w:r>
      </w:del>
      <w:del w:author="Gislene Cristina Ehlert" w:date="2018-12-08T14:27:43.2808491" w:id="1944508174">
        <w:r w:rsidRPr="3F0C8BC1" w:rsidDel="48183DF5">
          <w:rPr>
            <w:lang w:val="pt-BR"/>
          </w:rPr>
          <w:delText xml:space="preserve">e relacioná-lo</w:delText>
        </w:r>
      </w:del>
      <w:ins w:author="Gislene Cristina Ehlert" w:date="2018-12-08T14:29:14.1748065" w:id="1893212521">
        <w:r w:rsidRPr="3F0C8BC1">
          <w:rPr>
            <w:lang w:val="pt-BR"/>
          </w:rPr>
          <w:t xml:space="preserve">￼</w:t>
        </w:r>
      </w:ins>
      <w:r w:rsidRPr="3F0C8BC1">
        <w:rPr>
          <w:lang w:val="pt-BR"/>
        </w:rPr>
        <w:t xml:space="preserve"> </w:t>
      </w:r>
      <w:ins w:author="Gislene Cristina Ehlert" w:date="2018-12-08T14:27:43.2808491" w:id="1914050489">
        <w:r w:rsidRPr="3F0C8BC1" w:rsidR="48183DF5">
          <w:rPr>
            <w:lang w:val="pt-BR"/>
          </w:rPr>
          <w:t xml:space="preserve">seu</w:t>
        </w:r>
      </w:ins>
      <w:ins w:author="Gislene Cristina Ehlert" w:date="2018-12-08T14:28:43.8542266" w:id="1983434373">
        <w:r w:rsidRPr="3F0C8BC1" w:rsidR="3803164A">
          <w:rPr>
            <w:lang w:val="pt-BR"/>
          </w:rPr>
          <w:t xml:space="preserve">s</w:t>
        </w:r>
      </w:ins>
      <w:ins w:author="Gislene Cristina Ehlert" w:date="2018-12-08T14:27:43.2808491" w:id="1428341661">
        <w:r w:rsidRPr="3F0C8BC1" w:rsidR="48183DF5">
          <w:rPr>
            <w:lang w:val="pt-BR"/>
          </w:rPr>
          <w:t xml:space="preserve"> </w:t>
        </w:r>
      </w:ins>
      <w:r w:rsidRPr="3F0C8BC1">
        <w:rPr>
          <w:lang w:val="pt-BR"/>
        </w:rPr>
        <w:t>nome</w:t>
      </w:r>
      <w:ins w:author="Gislene Cristina Ehlert" w:date="2018-12-08T14:28:43.8542266" w:id="1921747219">
        <w:r w:rsidRPr="3F0C8BC1" w:rsidR="3803164A">
          <w:rPr>
            <w:lang w:val="pt-BR"/>
          </w:rPr>
          <w:t>s</w:t>
        </w:r>
      </w:ins>
      <w:r w:rsidRPr="3F0C8BC1">
        <w:rPr>
          <w:lang w:val="pt-BR"/>
        </w:rPr>
        <w:t>.</w:t>
      </w:r>
    </w:p>
    <w:p w:rsidR="4756688E" w:rsidDel="2DC39585" w:rsidP="4756688E" w:rsidRDefault="4756688E" w14:paraId="1CD7D508" w14:textId="6BA07256">
      <w:pPr>
        <w:pStyle w:val="Corpodetexto"/>
        <w:bidi w:val="0"/>
        <w:spacing w:before="0" w:beforeAutospacing="off" w:after="0" w:afterAutospacing="off" w:line="360" w:lineRule="auto"/>
        <w:ind w:left="0" w:right="0" w:firstLine="567"/>
        <w:jc w:val="both"/>
        <w:rPr>
          <w:del w:author="Gislene Cristina Ehlert" w:date="2018-12-08T14:23:40.7779413" w:id="1274461143"/>
          <w:lang w:val="pt-BR"/>
          <w:rPrChange w:author="Gislene Cristina Ehlert" w:date="2018-12-08T14:23:10.4639051" w:id="1206747570">
            <w:rPr/>
          </w:rPrChange>
        </w:rPr>
        <w:pPrChange w:author="Gislene Cristina Ehlert" w:date="2018-12-08T14:23:10.4639051" w:id="216416349">
          <w:pPr/>
        </w:pPrChange>
      </w:pPr>
    </w:p>
    <w:p w:rsidR="2DC39585" w:rsidDel="18039143" w:rsidP="7D80CD5D" w:rsidRDefault="2DC39585" w14:paraId="032290A8" w14:textId="58B40C1F">
      <w:pPr>
        <w:pStyle w:val="Corpodetexto"/>
        <w:spacing w:before="0" w:beforeAutospacing="off" w:after="0" w:afterAutospacing="off" w:line="360" w:lineRule="auto"/>
        <w:ind w:left="0" w:right="0" w:firstLine="567"/>
        <w:jc w:val="both"/>
        <w:rPr>
          <w:lang w:val="pt-BR"/>
          <w:rPrChange w:author="Gislene Cristina Ehlert" w:date="2018-12-08T16:23:26.7369132" w:id="1242963534">
            <w:rPr/>
          </w:rPrChange>
        </w:rPr>
        <w:pPrChange w:author="Gislene Cristina Ehlert" w:date="2018-12-08T16:23:26.7369132" w:id="1265292528">
          <w:pPr/>
        </w:pPrChange>
      </w:pPr>
    </w:p>
    <w:p w:rsidR="18039143" w:rsidDel="01CF40F3" w:rsidP="18039143" w:rsidRDefault="18039143" w14:noSpellErr="1" w14:paraId="4D0985C1" w14:textId="5478316A">
      <w:pPr>
        <w:pStyle w:val="Corpodetexto"/>
        <w:bidi w:val="0"/>
        <w:spacing w:before="0" w:beforeAutospacing="off" w:after="0" w:afterAutospacing="off" w:line="360" w:lineRule="auto"/>
        <w:ind w:left="0" w:right="0" w:firstLine="567"/>
        <w:jc w:val="both"/>
        <w:rPr>
          <w:del w:author="Gislene Cristina Ehlert" w:date="2018-12-08T14:26:11.9619275" w:id="1384519240"/>
          <w:lang w:val="pt-BR"/>
          <w:rPrChange w:author="Gislene Cristina Ehlert" w:date="2018-12-08T14:25:41.9492217" w:id="1871188104">
            <w:rPr/>
          </w:rPrChange>
        </w:rPr>
        <w:pPrChange w:author="Gislene Cristina Ehlert" w:date="2018-12-08T14:25:41.9492217" w:id="1485384460">
          <w:pPr/>
        </w:pPrChange>
      </w:pPr>
    </w:p>
    <w:p w:rsidR="3F0C8BC1" w:rsidP="3F0C8BC1" w:rsidRDefault="69488777" w14:paraId="05CA93A9" w14:textId="205800A1">
      <w:pPr>
        <w:pStyle w:val="Corpodetexto"/>
        <w:rPr>
          <w:lang w:val="pt-BR"/>
        </w:rPr>
      </w:pPr>
      <w:r w:rsidRPr="69488777">
        <w:rPr>
          <w:lang w:val="pt-BR"/>
        </w:rPr>
        <w:t xml:space="preserve">Essas diversas fases</w:t>
      </w:r>
      <w:ins w:author="Gislene Cristina Ehlert" w:date="2018-12-08T16:29:30.5209446" w:id="1605301094">
        <w:r w:rsidRPr="69488777" w:rsidR="5FAEF366">
          <w:rPr>
            <w:lang w:val="pt-BR"/>
          </w:rPr>
          <w:t xml:space="preserve">,</w:t>
        </w:r>
      </w:ins>
      <w:r w:rsidRPr="69488777">
        <w:rPr>
          <w:lang w:val="pt-BR"/>
        </w:rPr>
        <w:t xml:space="preserve"> possibilitam que </w:t>
      </w:r>
      <w:ins w:author="Gislene Cristina Ehlert" w:date="2018-12-08T16:28:29.9935781" w:id="1169522917">
        <w:r w:rsidRPr="69488777" w:rsidR="73A2D39D">
          <w:rPr>
            <w:lang w:val="pt-BR"/>
          </w:rPr>
          <w:t>o</w:t>
        </w:r>
        <w:r w:rsidRPr="69488777">
          <w:rPr>
            <w:lang w:val="pt-BR"/>
          </w:rPr>
          <w:t xml:space="preserve"> vocabulário </w:t>
        </w:r>
        <w:r w:rsidRPr="69488777" w:rsidR="73A2D39D">
          <w:rPr>
            <w:lang w:val="pt-BR"/>
          </w:rPr>
          <w:t xml:space="preserve">seja </w:t>
        </w:r>
      </w:ins>
      <w:ins w:author="Gislene Cristina Ehlert" w:date="2018-12-08T16:29:00.0591504" w:id="57261113">
        <w:r w:rsidRPr="69488777" w:rsidR="4B977B87">
          <w:rPr>
            <w:lang w:val="pt-BR"/>
          </w:rPr>
          <w:t xml:space="preserve">ampliado</w:t>
        </w:r>
      </w:ins>
      <w:ins w:author="Gislene Cristina Ehlert" w:date="2018-12-08T16:28:29.9935781" w:id="1268218759">
        <w:r w:rsidRPr="69488777" w:rsidR="73A2D39D">
          <w:rPr>
            <w:lang w:val="pt-BR"/>
          </w:rPr>
          <w:t xml:space="preserve"> </w:t>
        </w:r>
      </w:ins>
      <w:del w:author="Gislene Cristina Ehlert" w:date="2018-12-08T16:28:29.9935781" w:id="1031819877">
        <w:r w:rsidRPr="69488777" w:rsidDel="73A2D39D">
          <w:rPr>
            <w:lang w:val="pt-BR"/>
          </w:rPr>
          <w:delText xml:space="preserve">a criança amplie seu vocabulário </w:delText>
        </w:r>
      </w:del>
      <w:ins w:author="Gislene Cristina Ehlert" w:date="2018-12-08T16:29:30.5209446" w:id="1777678603">
        <w:r w:rsidRPr="69488777">
          <w:rPr>
            <w:lang w:val="pt-BR"/>
          </w:rPr>
          <w:t xml:space="preserve">e </w:t>
        </w:r>
      </w:ins>
      <w:ins w:author="Gislene Cristina Ehlert" w:date="2018-12-08T16:30:31.1442661" w:id="393518312">
        <w:r w:rsidRPr="69488777" w:rsidR="435FFA63">
          <w:rPr>
            <w:lang w:val="pt-BR"/>
          </w:rPr>
          <w:t>a</w:t>
        </w:r>
      </w:ins>
      <w:ins w:author="Gislene Cristina Ehlert" w:date="2018-12-08T16:29:30.5209446" w:id="1130363491">
        <w:r w:rsidRPr="69488777">
          <w:rPr>
            <w:lang w:val="pt-BR"/>
          </w:rPr>
          <w:t xml:space="preserve"> </w:t>
        </w:r>
      </w:ins>
      <w:ins w:author="Gislene Cristina Ehlert" w:date="2018-12-08T16:30:31.1442661" w:id="624022179">
        <w:r w:rsidRPr="69488777" w:rsidR="435FFA63">
          <w:rPr>
            <w:lang w:val="pt-BR"/>
          </w:rPr>
          <w:t xml:space="preserve">percepção </w:t>
        </w:r>
      </w:ins>
      <w:ins w:author="Gislene Cristina Ehlert" w:date="2018-12-08T16:32:32.4621096" w:id="725057734">
        <w:r w:rsidRPr="69488777" w:rsidR="3334D915">
          <w:rPr>
            <w:lang w:val="pt-BR"/>
          </w:rPr>
          <w:t xml:space="preserve">aumente</w:t>
        </w:r>
      </w:ins>
      <w:ins w:author="Gislene Cristina Ehlert" w:date="2018-12-08T16:33:02.5384156" w:id="570999872">
        <w:r w:rsidRPr="69488777" w:rsidR="53BB7E95">
          <w:rPr>
            <w:lang w:val="pt-BR"/>
          </w:rPr>
          <w:t xml:space="preserve">, </w:t>
        </w:r>
      </w:ins>
      <w:ins w:author="Gislene Cristina Ehlert" w:date="2018-12-08T16:31:01.466079" w:id="1169760402">
        <w:r w:rsidRPr="69488777" w:rsidR="707BE42B">
          <w:rPr>
            <w:lang w:val="pt-BR"/>
          </w:rPr>
          <w:t xml:space="preserve">em relação as</w:t>
        </w:r>
      </w:ins>
      <w:ins w:author="Gislene Cristina Ehlert" w:date="2018-12-08T16:29:00.0591504" w:id="822188833">
        <w:r w:rsidRPr="69488777">
          <w:rPr>
            <w:lang w:val="pt-BR"/>
          </w:rPr>
          <w:t xml:space="preserve"> grafias das palavras</w:t>
        </w:r>
      </w:ins>
      <w:ins w:author="Gislene Cristina Ehlert" w:date="2018-12-08T16:29:00.0591504" w:id="866056591">
        <w:r w:rsidRPr="69488777">
          <w:rPr>
            <w:lang w:val="pt-BR"/>
          </w:rPr>
          <w:t xml:space="preserve">. Sendo assim, esse jogo proporciona que os aprendizes construam e avancem em suas hipóteses e</w:t>
        </w:r>
      </w:ins>
      <w:del w:author="Mauricio Capobianco Lopes" w:date="2018-11-06T15:50:00Z" w:id="61">
        <w:r w:rsidRPr="69488777" w:rsidDel="007501E3">
          <w:rPr>
            <w:lang w:val="pt-BR"/>
          </w:rPr>
          <w:delText>,</w:delText>
        </w:r>
      </w:del>
      <w:r w:rsidRPr="69488777">
        <w:rPr>
          <w:lang w:val="pt-BR"/>
        </w:rPr>
        <w:t xml:space="preserve"> que as capacidades da linguagem sejam desenvolvidas e </w:t>
      </w:r>
      <w:r w:rsidRPr="69488777">
        <w:rPr>
          <w:lang w:val="pt-BR"/>
        </w:rPr>
        <w:t>aprimoradas</w:t>
      </w:r>
      <w:r w:rsidRPr="69488777">
        <w:rPr>
          <w:lang w:val="pt-BR"/>
        </w:rPr>
        <w:t>.</w:t>
      </w:r>
    </w:p>
    <w:p w:rsidR="69488777" w:rsidDel="36486F97" w:rsidP="69488777" w:rsidRDefault="69488777" w14:paraId="3997A15A" w14:textId="7CA73A50">
      <w:pPr>
        <w:pStyle w:val="Corpodetexto"/>
        <w:rPr>
          <w:ins w:author="Gislene Cristina Ehlert" w:date="2018-12-08T16:14:20.9076734" w:id="741478036"/>
          <w:del w:author="Gislene Cristina Ehlert" w:date="2018-12-08T16:14:51.2832661" w:id="1262088714"/>
          <w:lang w:val="pt-BR"/>
        </w:rPr>
      </w:pPr>
    </w:p>
    <w:p w:rsidR="36486F97" w:rsidP="36486F97" w:rsidRDefault="36486F97" w14:paraId="42173C74" w14:textId="40B8C6A3">
      <w:pPr>
        <w:pStyle w:val="Corpodetexto"/>
        <w:bidi w:val="0"/>
        <w:pPrChange w:author="Gislene Cristina Ehlert" w:date="2018-12-08T16:14:51.2832661" w:id="1240413801">
          <w:pPr/>
        </w:pPrChange>
      </w:pPr>
      <w:ins w:author="Gislene Cristina Ehlert" w:date="2018-12-08T16:14:51.2832661" w:id="613582392">
        <w:r>
          <w:drawing>
            <wp:inline wp14:editId="1E08BA4D" wp14:anchorId="3BA4DA33">
              <wp:extent cx="4838698" cy="3130924"/>
              <wp:effectExtent l="0" t="0" r="0" b="0"/>
              <wp:docPr id="954800717" name="" title=""/>
              <wp:cNvGraphicFramePr>
                <a:graphicFrameLocks noChangeAspect="1"/>
              </wp:cNvGraphicFramePr>
              <a:graphic>
                <a:graphicData uri="http://schemas.openxmlformats.org/drawingml/2006/picture">
                  <pic:pic>
                    <pic:nvPicPr>
                      <pic:cNvPr id="0" name=""/>
                      <pic:cNvPicPr/>
                    </pic:nvPicPr>
                    <pic:blipFill>
                      <a:blip r:embed="R5b700332e03143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838698" cy="3130924"/>
                      </a:xfrm>
                      <a:prstGeom xmlns:a="http://schemas.openxmlformats.org/drawingml/2006/main" prst="rect">
                        <a:avLst/>
                      </a:prstGeom>
                    </pic:spPr>
                  </pic:pic>
                </a:graphicData>
              </a:graphic>
            </wp:inline>
          </w:drawing>
        </w:r>
      </w:ins>
    </w:p>
    <w:p w:rsidR="1DE297F5" w:rsidDel="5A1F614C" w:rsidP="1DE297F5" w:rsidRDefault="1DE297F5" w14:paraId="111E4C69" w14:textId="72BCC932">
      <w:pPr>
        <w:pStyle w:val="Corpodetexto"/>
        <w:rPr>
          <w:del w:author="Gislene Cristina Ehlert" w:date="2018-12-08T16:14:20.9076734" w:id="337902587"/>
        </w:rPr>
        <w:pPrChange w:author="Gislene Cristina Ehlert" w:date="2018-12-08T16:12:49.7784703" w:id="583452541">
          <w:pPr/>
        </w:pPrChange>
      </w:pPr>
    </w:p>
    <w:p w:rsidR="5A1F614C" w:rsidP="5A1F614C" w:rsidRDefault="5A1F614C" w14:paraId="57736F37" w14:textId="2FA1FC2F">
      <w:pPr>
        <w:pStyle w:val="Corpodetexto"/>
        <w:pPrChange w:author="Gislene Cristina Ehlert" w:date="2018-12-08T16:14:20.9076734" w:id="1771108657">
          <w:pPr/>
        </w:pPrChange>
      </w:pPr>
    </w:p>
    <w:p w:rsidR="73AF3A30" w:rsidP="73AF3A30" w:rsidRDefault="73AF3A30" w14:paraId="72F76E1B" w14:textId="55FD6950">
      <w:pPr>
        <w:pStyle w:val="Ttulo2"/>
        <w:rPr>
          <w:lang w:val="pt-BR"/>
        </w:rPr>
      </w:pPr>
      <w:r w:rsidRPr="73AF3A30">
        <w:rPr>
          <w:lang w:val="pt-BR"/>
        </w:rPr>
        <w:t>JOGO “QUEM ESCREVE SOU EU”:</w:t>
      </w:r>
    </w:p>
    <w:p w:rsidR="3F0C8BC1" w:rsidP="3F0C8BC1" w:rsidRDefault="3F0C8BC1" w14:textId="7768CCBC" w14:paraId="70DFBA74">
      <w:pPr>
        <w:pStyle w:val="Corpodetexto"/>
        <w:rPr>
          <w:lang w:val="pt-BR"/>
          <w:rPrChange w:author="Gislene Cristina Ehlert" w:date="2018-12-01T20:23:49.3233489" w:id="791058819">
            <w:rPr/>
          </w:rPrChange>
        </w:rPr>
      </w:pPr>
      <w:ins w:author="Gislene Cristina Ehlert" w:date="2018-12-01T19:59:26.9506459" w:id="943543381">
        <w:r w:rsidRPr="3F0C8BC1">
          <w:rPr>
            <w:lang w:val="pt-BR"/>
          </w:rPr>
          <w:t>“Quem escreve sou eu” é um jogo disponibilizado pelo MEC</w:t>
        </w:r>
      </w:ins>
      <w:ins w:author="Gislene Cristina Ehlert" w:date="2018-12-01T20:04:11.0084908" w:id="878255275">
        <w:r w:rsidRPr="3F0C8BC1" w:rsidR="10550965">
          <w:rPr>
            <w:lang w:val="pt-BR"/>
          </w:rPr>
          <w:t>.</w:t>
        </w:r>
      </w:ins>
      <w:ins w:author="Gislene Cristina Ehlert" w:date="2018-12-01T19:59:26.9506459" w:id="274008421">
        <w:r w:rsidRPr="3F0C8BC1">
          <w:rPr>
            <w:lang w:val="pt-BR"/>
          </w:rPr>
          <w:t xml:space="preserve"> </w:t>
        </w:r>
      </w:ins>
      <w:ins w:author="Gislene Cristina Ehlert" w:date="2018-12-01T20:04:41.1397906" w:id="388338831">
        <w:r w:rsidRPr="3F0C8BC1" w:rsidR="6C435129">
          <w:rPr>
            <w:lang w:val="pt-BR"/>
          </w:rPr>
          <w:t xml:space="preserve">O principal alvo </w:t>
        </w:r>
      </w:ins>
      <w:ins w:author="Gislene Cristina Ehlert" w:date="2018-12-01T20:05:12.0618927" w:id="2046045004">
        <w:r w:rsidRPr="3F0C8BC1" w:rsidR="1B864E64">
          <w:rPr>
            <w:lang w:val="pt-BR"/>
          </w:rPr>
          <w:t xml:space="preserve">são</w:t>
        </w:r>
      </w:ins>
      <w:ins w:author="Gislene Cristina Ehlert" w:date="2018-12-01T20:04:41.1397906" w:id="461786724">
        <w:r w:rsidRPr="3F0C8BC1">
          <w:rPr>
            <w:lang w:val="pt-BR"/>
          </w:rPr>
          <w:t xml:space="preserve"> </w:t>
        </w:r>
      </w:ins>
      <w:ins w:author="Gislene Cristina Ehlert" w:date="2018-12-01T20:05:12.0618927" w:id="1820839838">
        <w:r w:rsidRPr="3F0C8BC1" w:rsidR="1B864E64">
          <w:rPr>
            <w:lang w:val="pt-BR"/>
          </w:rPr>
          <w:t xml:space="preserve">educandos que estão no processo de alfabetizaç</w:t>
        </w:r>
      </w:ins>
      <w:ins w:author="Gislene Cristina Ehlert" w:date="2018-12-01T20:05:42.4098898" w:id="293924019">
        <w:r w:rsidRPr="3F0C8BC1" w:rsidR="1EBDEF26">
          <w:rPr>
            <w:lang w:val="pt-BR"/>
          </w:rPr>
          <w:t xml:space="preserve">ão,</w:t>
        </w:r>
      </w:ins>
      <w:del w:author="Mauricio Capobianco Lopes" w:date="2018-11-06T15:51:00Z" w:id="63">
        <w:r w:rsidRPr="3F0C8BC1" w:rsidDel="007B0442">
          <w:rPr>
            <w:lang w:val="pt-BR"/>
          </w:rPr>
          <w:delText>,</w:delText>
        </w:r>
      </w:del>
      <w:ins w:author="Gislene Cristina Ehlert" w:date="2018-12-01T19:59:57.6362335" w:id="959402208">
        <w:r w:rsidRPr="3F0C8BC1" w:rsidR="0B41FE28">
          <w:rPr>
            <w:lang w:val="pt-BR"/>
          </w:rPr>
          <w:t xml:space="preserve"> e </w:t>
        </w:r>
      </w:ins>
      <w:ins w:author="Gislene Cristina Ehlert" w:date="2018-12-01T20:06:57.4444678" w:id="187774803">
        <w:r w:rsidRPr="3F0C8BC1" w:rsidR="0B41FE28">
          <w:rPr>
            <w:lang w:val="pt-BR"/>
          </w:rPr>
          <w:t xml:space="preserve">que, já</w:t>
        </w:r>
      </w:ins>
      <w:ins w:author="Gislene Cristina Ehlert" w:date="2018-12-01T19:59:57.6362335" w:id="888433252">
        <w:r w:rsidRPr="3F0C8BC1" w:rsidR="0B41FE28">
          <w:rPr>
            <w:lang w:val="pt-BR"/>
          </w:rPr>
          <w:t xml:space="preserve"> possuem algumas correspondências </w:t>
        </w:r>
      </w:ins>
      <w:r w:rsidRPr="3F0C8BC1">
        <w:rPr>
          <w:lang w:val="pt-BR"/>
        </w:rPr>
        <w:t>grafofônicas</w:t>
      </w:r>
      <w:ins w:author="Gislene Cristina Ehlert" w:date="2018-12-01T20:07:57.7824908" w:id="778585501">
        <w:r w:rsidRPr="3F0C8BC1" w:rsidR="007AF2E5">
          <w:rPr>
            <w:lang w:val="pt-BR"/>
          </w:rPr>
          <w:t>, porém,</w:t>
        </w:r>
      </w:ins>
      <w:del w:author="Gislene Cristina Ehlert" w:date="2018-12-01T20:07:27.4441074" w:id="1756182547">
        <w:r w:rsidRPr="3F0C8BC1" w:rsidDel="1FC39B1C">
          <w:rPr>
            <w:lang w:val="pt-BR"/>
          </w:rPr>
          <w:delText xml:space="preserve">,</w:delText>
        </w:r>
      </w:del>
      <w:del w:author="Gislene Cristina Ehlert" w:date="2018-12-01T20:07:57.7824908" w:id="456617137">
        <w:r w:rsidRPr="3F0C8BC1" w:rsidDel="007AF2E5">
          <w:rPr>
            <w:lang w:val="pt-BR"/>
          </w:rPr>
          <w:delText xml:space="preserve"> </w:delText>
        </w:r>
      </w:del>
      <w:del w:author="Gislene Cristina Ehlert" w:date="2018-12-01T20:07:27.4441074" w:id="759751517">
        <w:r w:rsidRPr="3F0C8BC1" w:rsidDel="1FC39B1C">
          <w:rPr>
            <w:lang w:val="pt-BR"/>
          </w:rPr>
          <w:delText xml:space="preserve">porém</w:delText>
        </w:r>
      </w:del>
      <w:r w:rsidRPr="3F0C8BC1">
        <w:rPr>
          <w:lang w:val="pt-BR"/>
        </w:rPr>
        <w:t xml:space="preserve"> ainda precisam perceber como as palavras são registradas durante a </w:t>
      </w:r>
      <w:r w:rsidRPr="3F0C8BC1">
        <w:rPr>
          <w:lang w:val="pt-BR"/>
        </w:rPr>
        <w:t xml:space="preserve">escrita.</w:t>
      </w:r>
      <w:ins w:author="Gislene Cristina Ehlert" w:date="2018-12-01T20:14:29.0266816" w:id="1288883184">
        <w:r w:rsidRPr="3F0C8BC1" w:rsidR="1EE57938">
          <w:rPr>
            <w:lang w:val="pt-BR"/>
          </w:rPr>
          <w:t xml:space="preserve"> </w:t>
        </w:r>
      </w:ins>
      <w:ins w:author="Gislene Cristina Ehlert" w:date="2018-12-01T20:13:58.9832816" w:id="223813239">
        <w:r w:rsidRPr="3F0C8BC1" w:rsidR="3B44712F">
          <w:rPr>
            <w:lang w:val="pt-BR"/>
          </w:rPr>
          <w:t xml:space="preserve">S</w:t>
        </w:r>
      </w:ins>
      <w:ins w:author="Gislene Cristina Ehlert" w:date="2018-12-01T20:14:29.0266816" w:id="1474697084">
        <w:r w:rsidRPr="3F0C8BC1" w:rsidR="1EE57938">
          <w:rPr>
            <w:lang w:val="pt-BR"/>
          </w:rPr>
          <w:t xml:space="preserve">endo</w:t>
        </w:r>
        <w:r w:rsidRPr="3F0C8BC1" w:rsidR="1EE57938">
          <w:rPr>
            <w:lang w:val="pt-BR"/>
          </w:rPr>
          <w:t xml:space="preserve"> assim,</w:t>
        </w:r>
      </w:ins>
      <w:r w:rsidRPr="3F0C8BC1">
        <w:rPr>
          <w:lang w:val="pt-BR"/>
        </w:rPr>
        <w:t xml:space="preserve"> </w:t>
      </w:r>
      <w:ins w:author="Gislene Cristina Ehlert" w:date="2018-12-01T20:15:11.2716792" w:id="484320496">
        <w:r w:rsidRPr="3F0C8BC1" w:rsidR="6EF0D237">
          <w:rPr>
            <w:lang w:val="pt-BR"/>
          </w:rPr>
          <w:t xml:space="preserve">a</w:t>
        </w:r>
      </w:ins>
      <w:del w:author="Gislene Cristina Ehlert" w:date="2018-12-01T20:15:11.2716792" w:id="1164394379">
        <w:r w:rsidRPr="3F0C8BC1" w:rsidDel="6EF0D237">
          <w:rPr>
            <w:lang w:val="pt-BR"/>
          </w:rPr>
          <w:delText xml:space="preserve">A</w:delText>
        </w:r>
      </w:del>
      <w:r w:rsidRPr="3F0C8BC1">
        <w:rPr>
          <w:lang w:val="pt-BR"/>
        </w:rPr>
        <w:t xml:space="preserve"> finalidade do </w:t>
      </w:r>
      <w:ins w:author="Gislene Cristina Ehlert" w:date="2018-12-01T20:15:41.7446891" w:id="1905798879">
        <w:r w:rsidRPr="3F0C8BC1" w:rsidR="4D72D450">
          <w:rPr>
            <w:lang w:val="pt-BR"/>
          </w:rPr>
          <w:t xml:space="preserve">jogo </w:t>
        </w:r>
      </w:ins>
      <w:del w:author="Gislene Cristina Ehlert" w:date="2018-12-01T20:15:41.7446891" w:id="623606463">
        <w:r w:rsidRPr="3F0C8BC1" w:rsidDel="4D72D450">
          <w:rPr>
            <w:lang w:val="pt-BR"/>
          </w:rPr>
          <w:delText xml:space="preserve">mesmo </w:delText>
        </w:r>
      </w:del>
      <w:r w:rsidRPr="3F0C8BC1">
        <w:rPr>
          <w:lang w:val="pt-BR"/>
        </w:rPr>
        <w:t xml:space="preserve">é conseguir escrever a maior quantidade de palavras corretamente.</w:t>
      </w:r>
    </w:p>
    <w:p w:rsidR="602E6BE8" w:rsidDel="5A92AA29" w:rsidP="1A4B0FC0" w:rsidRDefault="602E6BE8" w14:paraId="4340E389" w14:textId="255437B0">
      <w:pPr>
        <w:pStyle w:val="Corpodetexto"/>
        <w:rPr>
          <w:del w:author="Gislene Cristina Ehlert" w:date="2018-12-02T13:34:28.1472259" w:id="175069411"/>
          <w:lang w:val="pt-BR"/>
          <w:rPrChange w:author="Gislene Cristina Ehlert" w:date="2018-12-02T13:33:57.9364854" w:id="1236649107">
            <w:rPr/>
          </w:rPrChange>
        </w:rPr>
        <w:pPrChange w:author="Gislene Cristina Ehlert" w:date="2018-12-02T13:33:57.9364854" w:id="78377794">
          <w:pPr/>
        </w:pPrChange>
      </w:pPr>
      <w:ins w:author="Gislene Cristina Ehlert" w:date="2018-12-02T13:24:56.7155271" w:id="1985673481">
        <w:r w:rsidRPr="24484BC2" w:rsidR="24484BC2">
          <w:rPr>
            <w:lang w:val="pt-BR"/>
            <w:rPrChange w:author="Gislene Cristina Ehlert" w:date="2018-12-02T13:24:56.7155271" w:id="1955206307">
              <w:rPr/>
            </w:rPrChange>
          </w:rPr>
          <w:t>P</w:t>
        </w:r>
      </w:ins>
      <w:ins w:author="Gislene Cristina Ehlert" w:date="2018-12-02T13:25:27.0879257" w:id="1432120597">
        <w:r w:rsidRPr="24484BC2" w:rsidR="748A14A3">
          <w:rPr>
            <w:lang w:val="pt-BR"/>
            <w:rPrChange w:author="Gislene Cristina Ehlert" w:date="2018-12-02T13:24:56.7155271" w:id="1211654776">
              <w:rPr/>
            </w:rPrChange>
          </w:rPr>
          <w:t xml:space="preserve">ara que </w:t>
        </w:r>
      </w:ins>
      <w:ins w:author="Gislene Cristina Ehlert" w:date="2018-12-02T13:33:57.9364854" w:id="608861348">
        <w:r w:rsidRPr="24484BC2" w:rsidR="1A4B0FC0">
          <w:rPr>
            <w:lang w:val="pt-BR"/>
            <w:rPrChange w:author="Gislene Cristina Ehlert" w:date="2018-12-02T13:24:56.7155271" w:id="749033329">
              <w:rPr/>
            </w:rPrChange>
          </w:rPr>
          <w:t xml:space="preserve">o</w:t>
        </w:r>
      </w:ins>
      <w:ins w:author="Gislene Cristina Ehlert" w:date="2018-12-02T13:34:28.1472259" w:id="1123938729">
        <w:r w:rsidRPr="24484BC2" w:rsidR="5A92AA29">
          <w:rPr>
            <w:lang w:val="pt-BR"/>
            <w:rPrChange w:author="Gislene Cristina Ehlert" w:date="2018-12-02T13:24:56.7155271" w:id="351871873">
              <w:rPr/>
            </w:rPrChange>
          </w:rPr>
          <w:t xml:space="preserve"> jogo </w:t>
        </w:r>
        <w:r w:rsidRPr="24484BC2" w:rsidR="1A4B0FC0">
          <w:rPr>
            <w:lang w:val="pt-BR"/>
            <w:rPrChange w:author="Gislene Cristina Ehlert" w:date="2018-12-02T13:24:56.7155271" w:id="2126845610">
              <w:rPr/>
            </w:rPrChange>
          </w:rPr>
          <w:t xml:space="preserve">seja realizado</w:t>
        </w:r>
        <w:r w:rsidRPr="24484BC2" w:rsidR="5A92AA29">
          <w:rPr>
            <w:lang w:val="pt-BR"/>
            <w:rPrChange w:author="Gislene Cristina Ehlert" w:date="2018-12-02T13:24:56.7155271" w:id="2045816610">
              <w:rPr/>
            </w:rPrChange>
          </w:rPr>
          <w:t xml:space="preserve">,</w:t>
        </w:r>
      </w:ins>
      <w:ins w:author="Gislene Cristina Ehlert" w:date="2018-12-02T13:25:27.0879257" w:id="1104342843">
        <w:r w:rsidRPr="24484BC2" w:rsidR="748A14A3">
          <w:rPr>
            <w:lang w:val="pt-BR"/>
            <w:rPrChange w:author="Gislene Cristina Ehlert" w:date="2018-12-02T13:24:56.7155271" w:id="1797066576">
              <w:rPr/>
            </w:rPrChange>
          </w:rPr>
          <w:t xml:space="preserve"> é preciso ter um dado de oito </w:t>
        </w:r>
      </w:ins>
      <w:ins w:author="Gislene Cristina Ehlert" w:date="2018-12-02T13:34:28.1472259" w:id="1598324106">
        <w:r w:rsidRPr="24484BC2" w:rsidR="748A14A3">
          <w:rPr>
            <w:lang w:val="pt-BR"/>
            <w:rPrChange w:author="Gislene Cristina Ehlert" w:date="2018-12-02T13:24:56.7155271" w:id="769266692">
              <w:rPr/>
            </w:rPrChange>
          </w:rPr>
          <w:t>lados,</w:t>
        </w:r>
        <w:r w:rsidRPr="24484BC2" w:rsidR="5A92AA29">
          <w:rPr>
            <w:lang w:val="pt-BR"/>
            <w:rPrChange w:author="Gislene Cristina Ehlert" w:date="2018-12-02T13:24:56.7155271" w:id="563245203">
              <w:rPr/>
            </w:rPrChange>
          </w:rPr>
          <w:t xml:space="preserve"> </w:t>
        </w:r>
      </w:ins>
      <w:ins w:author="Gislene Cristina Ehlert" w:date="2018-12-02T13:34:58.6624268" w:id="1319968938">
        <w:r w:rsidRPr="24484BC2" w:rsidR="0CA0EE20">
          <w:rPr>
            <w:lang w:val="pt-BR"/>
            <w:rPrChange w:author="Gislene Cristina Ehlert" w:date="2018-12-02T13:24:56.7155271" w:id="1029009715">
              <w:rPr/>
            </w:rPrChange>
          </w:rPr>
          <w:t xml:space="preserve">quatro</w:t>
        </w:r>
      </w:ins>
      <w:ins w:author="Gislene Cristina Ehlert" w:date="2018-12-02T13:37:08.9873728" w:id="1906067275">
        <w:r w:rsidRPr="5A92AA29" w:rsidR="5A92AA29">
          <w:rPr>
            <w:noProof w:val="0"/>
            <w:lang w:val="pt-BR"/>
            <w:rPrChange w:author="Gislene Cristina Ehlert" w:date="2018-12-02T13:34:28.1472259" w:id="1769673236">
              <w:rPr/>
            </w:rPrChange>
          </w:rPr>
          <w:t xml:space="preserve"> cartelas de cores diferentes</w:t>
        </w:r>
      </w:ins>
      <w:ins w:author="Gislene Cristina Ehlert" w:date="2018-12-02T13:37:08.9873728" w:id="1884387226">
        <w:r w:rsidRPr="5A92AA29" w:rsidR="5A92AA29">
          <w:rPr>
            <w:noProof w:val="0"/>
            <w:lang w:val="pt-BR"/>
            <w:rPrChange w:author="Gislene Cristina Ehlert" w:date="2018-12-02T13:34:28.1472259" w:id="373044316">
              <w:rPr/>
            </w:rPrChange>
          </w:rPr>
          <w:t xml:space="preserve"> com 8 figuras numeradas em cada </w:t>
        </w:r>
      </w:ins>
      <w:ins w:author="Gislene Cristina Ehlert" w:date="2018-12-02T13:37:39.5112404" w:id="1985492241">
        <w:r w:rsidRPr="5A92AA29" w:rsidR="44298714">
          <w:rPr>
            <w:noProof w:val="0"/>
            <w:lang w:val="pt-BR"/>
            <w:rPrChange w:author="Gislene Cristina Ehlert" w:date="2018-12-02T13:34:28.1472259" w:id="1313337380">
              <w:rPr/>
            </w:rPrChange>
          </w:rPr>
          <w:t xml:space="preserve">uma e</w:t>
        </w:r>
      </w:ins>
      <w:ins w:author="Gislene Cristina Ehlert" w:date="2018-12-02T13:37:08.9873728" w:id="754441553">
        <w:r w:rsidRPr="5A92AA29" w:rsidR="5A92AA29">
          <w:rPr>
            <w:noProof w:val="0"/>
            <w:lang w:val="pt-BR"/>
            <w:rPrChange w:author="Gislene Cristina Ehlert" w:date="2018-12-02T13:34:28.1472259" w:id="1010581473">
              <w:rPr/>
            </w:rPrChange>
          </w:rPr>
          <w:t xml:space="preserve"> </w:t>
        </w:r>
      </w:ins>
      <w:ins w:author="Gislene Cristina Ehlert" w:date="2018-12-02T13:34:58.6624268" w:id="462084416">
        <w:r w:rsidRPr="5A92AA29" w:rsidR="0CA0EE20">
          <w:rPr>
            <w:noProof w:val="0"/>
            <w:lang w:val="pt-BR"/>
            <w:rPrChange w:author="Gislene Cristina Ehlert" w:date="2018-12-02T13:34:28.1472259" w:id="257638508">
              <w:rPr/>
            </w:rPrChange>
          </w:rPr>
          <w:t xml:space="preserve">quatro</w:t>
        </w:r>
      </w:ins>
      <w:ins w:author="Gislene Cristina Ehlert" w:date="2018-12-02T13:34:28.1472259" w:id="173532866">
        <w:r w:rsidRPr="5A92AA29" w:rsidR="5A92AA29">
          <w:rPr>
            <w:noProof w:val="0"/>
            <w:lang w:val="pt-BR"/>
            <w:rPrChange w:author="Gislene Cristina Ehlert" w:date="2018-12-02T13:34:28.1472259" w:id="549595721">
              <w:rPr/>
            </w:rPrChange>
          </w:rPr>
          <w:t xml:space="preserve"> cartelas de correção</w:t>
        </w:r>
      </w:ins>
      <w:ins w:author="Gislene Cristina Ehlert" w:date="2018-12-02T13:34:58.6624268" w:id="2033615075">
        <w:r w:rsidRPr="5A92AA29" w:rsidR="0CA0EE20">
          <w:rPr>
            <w:noProof w:val="0"/>
            <w:lang w:val="pt-BR"/>
            <w:rPrChange w:author="Gislene Cristina Ehlert" w:date="2018-12-02T13:34:28.1472259" w:id="1232782087">
              <w:rPr/>
            </w:rPrChange>
          </w:rPr>
          <w:t xml:space="preserve">.</w:t>
        </w:r>
      </w:ins>
      <w:ins w:author="Gislene Cristina Ehlert" w:date="2018-12-02T13:35:29.0852689" w:id="2144249306">
        <w:r w:rsidRPr="5A92AA29" w:rsidR="776815BF">
          <w:rPr>
            <w:noProof w:val="0"/>
            <w:lang w:val="pt-BR"/>
            <w:rPrChange w:author="Gislene Cristina Ehlert" w:date="2018-12-02T13:34:28.1472259" w:id="1472730890">
              <w:rPr/>
            </w:rPrChange>
          </w:rPr>
          <w:t xml:space="preserve"> </w:t>
        </w:r>
      </w:ins>
    </w:p>
    <w:p w:rsidR="5A92AA29" w:rsidDel="776815BF" w:rsidP="0CA0EE20" w:rsidRDefault="5A92AA29" w14:paraId="38D12B02" w14:noSpellErr="1" w14:textId="3CEA129D">
      <w:pPr>
        <w:pStyle w:val="Corpodetexto"/>
        <w:rPr>
          <w:del w:author="Gislene Cristina Ehlert" w:date="2018-12-02T13:35:29.0852689" w:id="2116965243"/>
          <w:noProof w:val="0"/>
          <w:lang w:val="pt-BR"/>
          <w:rPrChange w:author="Gislene Cristina Ehlert" w:date="2018-12-02T13:34:58.6624268" w:id="904644858">
            <w:rPr/>
          </w:rPrChange>
        </w:rPr>
        <w:pPrChange w:author="Gislene Cristina Ehlert" w:date="2018-12-02T13:34:58.6624268" w:id="731508731">
          <w:pPr/>
        </w:pPrChange>
      </w:pPr>
    </w:p>
    <w:p w:rsidR="776815BF" w:rsidDel="378616CC" w:rsidP="776815BF" w:rsidRDefault="776815BF" w14:paraId="13F8D07C" w14:textId="749FD717">
      <w:pPr>
        <w:pStyle w:val="Corpodetexto"/>
        <w:bidi w:val="0"/>
        <w:spacing w:before="0" w:beforeAutospacing="off" w:after="0" w:afterAutospacing="off" w:line="360" w:lineRule="auto"/>
        <w:ind w:left="0" w:right="0" w:firstLine="567"/>
        <w:jc w:val="both"/>
        <w:rPr>
          <w:del w:author="Gislene Cristina Ehlert" w:date="2018-12-02T13:35:59.4376951" w:id="931534540"/>
          <w:noProof w:val="0"/>
          <w:lang w:val="pt-BR"/>
          <w:rPrChange w:author="Gislene Cristina Ehlert" w:date="2018-12-02T13:35:29.0852689" w:id="1659686239">
            <w:rPr/>
          </w:rPrChange>
        </w:rPr>
        <w:pPrChange w:author="Gislene Cristina Ehlert" w:date="2018-12-02T13:35:29.0852689" w:id="359677177">
          <w:pPr/>
        </w:pPrChange>
      </w:pPr>
    </w:p>
    <w:p w:rsidR="3F0C8BC1" w:rsidP="678BA8A9" w:rsidRDefault="3F0C8BC1" w14:paraId="04B7EB35" w14:textId="5531A0A9" w14:noSpellErr="1">
      <w:pPr>
        <w:pStyle w:val="Corpodetexto"/>
        <w:spacing w:before="0" w:beforeAutospacing="off" w:after="0" w:afterAutospacing="off" w:line="360" w:lineRule="auto"/>
        <w:ind w:left="0" w:right="0" w:firstLine="567"/>
        <w:jc w:val="both"/>
        <w:rPr>
          <w:lang w:val="pt-BR"/>
          <w:rPrChange w:author="Leticia de Carvalho" w:date="2018-12-10T05:22:04.0584871" w:id="1013530881">
            <w:rPr/>
          </w:rPrChange>
        </w:rPr>
        <w:pPrChange w:author="Leticia de Carvalho" w:date="2018-12-10T05:22:04.0584871" w:id="161082753">
          <w:pPr>
            <w:pStyle w:val="Corpodetexto"/>
          </w:pPr>
        </w:pPrChange>
      </w:pPr>
      <w:del w:author="Gislene Cristina Ehlert" w:date="2018-11-14T15:26:18.0222283" w:id="396434845">
        <w:r w:rsidRPr="3F0C8BC1" w:rsidDel="458E7055">
          <w:rPr>
            <w:lang w:val="pt-BR"/>
          </w:rPr>
          <w:delText xml:space="preserve">É</w:delText>
        </w:r>
      </w:del>
      <w:ins w:author="Gislene Cristina Ehlert" w:date="2018-11-14T15:26:48.9028519" w:id="495401868">
        <w:r w:rsidRPr="3F0C8BC1" w:rsidR="0895B919">
          <w:rPr>
            <w:lang w:val="pt-BR"/>
          </w:rPr>
          <w:t xml:space="preserve">São </w:t>
        </w:r>
      </w:ins>
      <w:del w:author="Gislene Cristina Ehlert" w:date="2018-11-14T15:26:48.9028519" w:id="2008469057">
        <w:r w:rsidRPr="3F0C8BC1" w:rsidDel="0895B919">
          <w:rPr>
            <w:lang w:val="pt-BR"/>
          </w:rPr>
          <w:delText xml:space="preserve"> </w:delText>
        </w:r>
      </w:del>
      <w:r w:rsidRPr="3F0C8BC1">
        <w:rPr>
          <w:lang w:val="pt-BR"/>
        </w:rPr>
        <w:t xml:space="preserve">distribuíd</w:t>
      </w:r>
      <w:ins w:author="Gislene Cristina Ehlert" w:date="2018-11-14T15:27:19.2607047" w:id="2136282490">
        <w:r w:rsidRPr="3F0C8BC1" w:rsidR="6A639307">
          <w:rPr>
            <w:lang w:val="pt-BR"/>
          </w:rPr>
          <w:t xml:space="preserve">a</w:t>
        </w:r>
      </w:ins>
      <w:ins w:author="Gislene Cristina Ehlert" w:date="2018-11-14T15:26:48.9028519" w:id="1583927636">
        <w:r w:rsidRPr="3F0C8BC1" w:rsidR="0895B919">
          <w:rPr>
            <w:lang w:val="pt-BR"/>
          </w:rPr>
          <w:t xml:space="preserve">s</w:t>
        </w:r>
      </w:ins>
      <w:ins w:author="Leticia de Carvalho" w:date="2018-12-02T12:13:19.9537258" w:id="658511172">
        <w:del w:author="Gislene Cristina Ehlert" w:date="2018-12-02T19:13:48.2681041" w:id="1049266418">
          <w:r w:rsidRPr="3F0C8BC1" w:rsidDel="6C77DBAA" w:rsidR="27401544">
            <w:rPr>
              <w:lang w:val="pt-BR"/>
            </w:rPr>
            <w:delText xml:space="preserve">,</w:delText>
          </w:r>
        </w:del>
      </w:ins>
      <w:r w:rsidRPr="3F0C8BC1">
        <w:rPr>
          <w:lang w:val="pt-BR"/>
        </w:rPr>
        <w:t xml:space="preserve"> </w:t>
      </w:r>
      <w:ins w:author="Leticia de Carvalho" w:date="2018-12-02T12:12:50.871739" w:id="373807825">
        <w:r w:rsidRPr="3F0C8BC1" w:rsidR="44352D89">
          <w:rPr>
            <w:lang w:val="pt-BR"/>
          </w:rPr>
          <w:t xml:space="preserve">por aluno</w:t>
        </w:r>
      </w:ins>
      <w:ins w:author="Leticia de Carvalho" w:date="2018-12-02T12:13:19.9537258" w:id="253317739">
        <w:r w:rsidRPr="3F0C8BC1" w:rsidR="27401544">
          <w:rPr>
            <w:lang w:val="pt-BR"/>
          </w:rPr>
          <w:t xml:space="preserve">,</w:t>
        </w:r>
      </w:ins>
      <w:ins w:author="Leticia de Carvalho" w:date="2018-12-02T12:12:50.871739" w:id="2066653459">
        <w:r w:rsidRPr="3F0C8BC1" w:rsidR="44352D89">
          <w:rPr>
            <w:lang w:val="pt-BR"/>
          </w:rPr>
          <w:t xml:space="preserve"> duas cartelas</w:t>
        </w:r>
      </w:ins>
      <w:ins w:author="Leticia de Carvalho" w:date="2018-12-02T12:12:20.7048526" w:id="212067703">
        <w:r w:rsidRPr="3F0C8BC1">
          <w:rPr>
            <w:lang w:val="pt-BR"/>
          </w:rPr>
          <w:t xml:space="preserve">, uma que possui a</w:t>
        </w:r>
      </w:ins>
      <w:ins w:author="Gislene Cristina Ehlert" w:date="2018-12-02T18:09:10.0163121" w:id="1391492010">
        <w:r w:rsidRPr="3F0C8BC1" w:rsidR="61FF7D54">
          <w:rPr>
            <w:lang w:val="pt-BR"/>
          </w:rPr>
          <w:t xml:space="preserve">s palavras escritas corretamente</w:t>
        </w:r>
      </w:ins>
      <w:ins w:author="Leticia de Carvalho" w:date="2018-12-02T12:12:20.7048526" w:id="873605788">
        <w:del w:author="Gislene Cristina Ehlert" w:date="2018-12-02T18:09:10.0163121" w:id="1755304010">
          <w:r w:rsidRPr="3F0C8BC1" w:rsidDel="61FF7D54">
            <w:rPr>
              <w:lang w:val="pt-BR"/>
            </w:rPr>
            <w:delText xml:space="preserve"> correção</w:delText>
          </w:r>
        </w:del>
        <w:r w:rsidRPr="3F0C8BC1">
          <w:rPr>
            <w:lang w:val="pt-BR"/>
          </w:rPr>
          <w:t xml:space="preserve"> e tem que estar virada para </w:t>
        </w:r>
        <w:r w:rsidRPr="3F0C8BC1">
          <w:rPr>
            <w:lang w:val="pt-BR"/>
          </w:rPr>
          <w:t xml:space="preserve">baixo</w:t>
        </w:r>
      </w:ins>
      <w:ins w:author="Gislene Cristina Ehlert" w:date="2018-12-02T18:58:06.9234829" w:id="1619550719">
        <w:r w:rsidRPr="3F0C8BC1" w:rsidR="6FB29C7D">
          <w:rPr>
            <w:lang w:val="pt-BR"/>
          </w:rPr>
          <w:t xml:space="preserve">.</w:t>
        </w:r>
      </w:ins>
      <w:ins w:author="Gislene Cristina Ehlert" w:date="2018-12-02T18:11:11.5196849" w:id="1157011281">
        <w:r w:rsidRPr="3F0C8BC1" w:rsidR="510362AF">
          <w:rPr>
            <w:lang w:val="pt-BR"/>
          </w:rPr>
          <w:t xml:space="preserve"> </w:t>
        </w:r>
      </w:ins>
      <w:ins w:author="Gislene Cristina Ehlert" w:date="2018-12-02T18:58:06.9234829" w:id="1731515165">
        <w:r w:rsidRPr="3F0C8BC1" w:rsidR="6FB29C7D">
          <w:rPr>
            <w:lang w:val="pt-BR"/>
          </w:rPr>
          <w:t xml:space="preserve">P</w:t>
        </w:r>
      </w:ins>
      <w:ins w:author="Gislene Cristina Ehlert" w:date="2018-12-02T18:10:41.2645877" w:id="19650154">
        <w:r w:rsidRPr="3F0C8BC1" w:rsidR="51428171">
          <w:rPr>
            <w:lang w:val="pt-BR"/>
          </w:rPr>
          <w:t xml:space="preserve">ois</w:t>
        </w:r>
        <w:r w:rsidRPr="3F0C8BC1" w:rsidR="51428171">
          <w:rPr>
            <w:lang w:val="pt-BR"/>
          </w:rPr>
          <w:t xml:space="preserve">, </w:t>
        </w:r>
        <w:r w:rsidRPr="3F0C8BC1" w:rsidR="51428171">
          <w:rPr>
            <w:lang w:val="pt-BR"/>
          </w:rPr>
          <w:t xml:space="preserve">os me</w:t>
        </w:r>
      </w:ins>
      <w:ins w:author="Gislene Cristina Ehlert" w:date="2018-12-02T18:11:41.8296159" w:id="1447446553">
        <w:r w:rsidRPr="3F0C8BC1" w:rsidR="08A0579E">
          <w:rPr>
            <w:lang w:val="pt-BR"/>
          </w:rPr>
          <w:t xml:space="preserve">smo</w:t>
        </w:r>
      </w:ins>
      <w:ins w:author="Gislene Cristina Ehlert" w:date="2018-12-02T18:12:12.312312" w:id="1277985935">
        <w:r w:rsidRPr="3F0C8BC1" w:rsidR="76D3D569">
          <w:rPr>
            <w:lang w:val="pt-BR"/>
          </w:rPr>
          <w:t xml:space="preserve">s</w:t>
        </w:r>
      </w:ins>
      <w:ins w:author="Gislene Cristina Ehlert" w:date="2018-12-02T18:11:41.8296159" w:id="1223066289">
        <w:r w:rsidRPr="3F0C8BC1" w:rsidR="08A0579E">
          <w:rPr>
            <w:lang w:val="pt-BR"/>
          </w:rPr>
          <w:t xml:space="preserve"> </w:t>
        </w:r>
        <w:r w:rsidRPr="3F0C8BC1" w:rsidR="08A0579E">
          <w:rPr>
            <w:lang w:val="pt-BR"/>
          </w:rPr>
          <w:t xml:space="preserve">não</w:t>
        </w:r>
      </w:ins>
      <w:ins w:author="Gislene Cristina Ehlert" w:date="2018-12-02T18:14:44.5045877" w:id="138603392">
        <w:r w:rsidRPr="3F0C8BC1" w:rsidR="49674349">
          <w:rPr>
            <w:lang w:val="pt-BR"/>
          </w:rPr>
          <w:t xml:space="preserve"> </w:t>
        </w:r>
        <w:r w:rsidRPr="3F0C8BC1" w:rsidR="49674349">
          <w:rPr>
            <w:lang w:val="pt-BR"/>
          </w:rPr>
          <w:t xml:space="preserve">pod</w:t>
        </w:r>
      </w:ins>
      <w:ins w:author="Gislene Cristina Ehlert" w:date="2018-12-02T18:15:14.8377341" w:id="2142530688">
        <w:r w:rsidRPr="3F0C8BC1" w:rsidR="4AA24B45">
          <w:rPr>
            <w:lang w:val="pt-BR"/>
          </w:rPr>
          <w:t xml:space="preserve">em </w:t>
        </w:r>
      </w:ins>
      <w:ins w:author="Gislene Cristina Ehlert" w:date="2018-12-02T18:12:12.312312" w:id="2011830890">
        <w:r w:rsidRPr="3F0C8BC1" w:rsidR="76D3D569">
          <w:rPr>
            <w:lang w:val="pt-BR"/>
          </w:rPr>
          <w:t xml:space="preserve">ver</w:t>
        </w:r>
        <w:r w:rsidRPr="3F0C8BC1" w:rsidR="76D3D569">
          <w:rPr>
            <w:lang w:val="pt-BR"/>
          </w:rPr>
          <w:t xml:space="preserve"> como é </w:t>
        </w:r>
        <w:r w:rsidRPr="3F0C8BC1" w:rsidR="76D3D569">
          <w:rPr>
            <w:lang w:val="pt-BR"/>
          </w:rPr>
          <w:t xml:space="preserve">a escrita da </w:t>
        </w:r>
      </w:ins>
      <w:ins w:author="Gislene Cristina Ehlert" w:date="2018-12-02T18:12:42.6232422" w:id="2041343106">
        <w:r w:rsidRPr="3F0C8BC1" w:rsidR="39C99B12">
          <w:rPr>
            <w:lang w:val="pt-BR"/>
          </w:rPr>
          <w:t xml:space="preserve">palavra</w:t>
        </w:r>
      </w:ins>
      <w:ins w:author="Gislene Cristina Ehlert" w:date="2018-12-02T18:15:14.8377341" w:id="561715138">
        <w:r w:rsidRPr="3F0C8BC1" w:rsidR="4AA24B45">
          <w:rPr>
            <w:lang w:val="pt-BR"/>
          </w:rPr>
          <w:t xml:space="preserve">, somente no final do jogo</w:t>
        </w:r>
      </w:ins>
      <w:ins w:author="Gislene Cristina Ehlert" w:date="2018-12-02T18:17:16.5722367" w:id="608415408">
        <w:r w:rsidRPr="3F0C8BC1" w:rsidR="6645F58E">
          <w:rPr>
            <w:lang w:val="pt-BR"/>
          </w:rPr>
          <w:t xml:space="preserve">. E, a </w:t>
        </w:r>
      </w:ins>
      <w:ins w:author="Gislene Cristina Ehlert" w:date="2018-12-02T18:21:10.0560804" w:id="1668354512">
        <w:r w:rsidRPr="3F0C8BC1" w:rsidR="56684994">
          <w:rPr>
            <w:lang w:val="pt-BR"/>
          </w:rPr>
          <w:t xml:space="preserve">outra apenas com as figuras</w:t>
        </w:r>
      </w:ins>
      <w:ins w:author="Gislene Cristina Ehlert" w:date="2018-12-02T18:46:28.6876681" w:id="1031139915">
        <w:r w:rsidRPr="3F0C8BC1" w:rsidR="5634C19F">
          <w:rPr>
            <w:lang w:val="pt-BR"/>
          </w:rPr>
          <w:t xml:space="preserve">, </w:t>
        </w:r>
      </w:ins>
      <w:ins w:author="Gislene Cristina Ehlert" w:date="2018-12-02T18:28:16.267111" w:id="1076945974">
        <w:r w:rsidRPr="3F0C8BC1" w:rsidR="5FE68F0E">
          <w:rPr>
            <w:lang w:val="pt-BR"/>
          </w:rPr>
          <w:t xml:space="preserve">que </w:t>
        </w:r>
      </w:ins>
      <w:ins w:author="Gislene Cristina Ehlert" w:date="2018-12-02T18:21:10.0560804" w:id="231989703">
        <w:r w:rsidRPr="3F0C8BC1" w:rsidR="56684994">
          <w:rPr>
            <w:lang w:val="pt-BR"/>
          </w:rPr>
          <w:t xml:space="preserve">p</w:t>
        </w:r>
      </w:ins>
      <w:ins w:author="Gislene Cristina Ehlert" w:date="2018-12-02T18:15:14.8377341" w:id="176198426">
        <w:proofErr w:type="spellStart"/>
      </w:ins>
      <w:ins w:author="Gislene Cristina Ehlert" w:date="2018-12-02T18:15:14.8377341" w:id="1905964038">
        <w:proofErr w:type="spellEnd"/>
      </w:ins>
      <w:ins w:author="Gislene Cristina Ehlert" w:date="2018-12-02T18:15:45.4064228" w:id="955470858">
        <w:proofErr w:type="spellStart"/>
      </w:ins>
      <w:ins w:author="Leticia de Carvalho" w:date="2018-12-02T12:12:20.7048526" w:id="592785081">
        <w:del w:author="Gislene Cristina Ehlert" w:date="2018-12-02T18:11:41.8296159" w:id="2062314909">
          <w:r w:rsidRPr="3F0C8BC1" w:rsidDel="08A0579E">
            <w:rPr>
              <w:lang w:val="pt-BR"/>
            </w:rPr>
            <w:delText xml:space="preserve"> par</w:delText>
          </w:r>
        </w:del>
        <w:del w:author="Gislene Cristina Ehlert" w:date="2018-12-02T18:16:15.86368" w:id="984443728">
          <w:r w:rsidRPr="3F0C8BC1" w:rsidDel="7D1A48E5">
            <w:rPr>
              <w:lang w:val="pt-BR"/>
            </w:rPr>
            <w:delText xml:space="preserve">a</w:delText>
          </w:r>
        </w:del>
        <w:proofErr w:type="spellEnd"/>
        <w:del w:author="Gislene Cristina Ehlert" w:date="2018-12-02T18:16:15.86368" w:id="1140906957">
          <w:r w:rsidRPr="3F0C8BC1" w:rsidDel="7D1A48E5">
            <w:rPr>
              <w:lang w:val="pt-BR"/>
            </w:rPr>
            <w:delText xml:space="preserve"> somente depois no final</w:delText>
          </w:r>
        </w:del>
      </w:ins>
      <w:ins w:author="Gislene Cristina Ehlert" w:date="2018-12-02T18:04:36.6911621" w:id="693690584">
        <w:proofErr w:type="gramStart"/>
      </w:ins>
      <w:ins w:author="Leticia de Carvalho" w:date="2018-12-02T12:12:20.7048526" w:id="1019738038">
        <w:del w:author="Gislene Cristina Ehlert" w:date="2018-12-02T18:04:36.6911621" w:id="511697321">
          <w:r w:rsidRPr="3F0C8BC1" w:rsidDel="3CC7F7B6">
            <w:rPr>
              <w:lang w:val="pt-BR"/>
            </w:rPr>
            <w:delText xml:space="preserve">do jogo </w:delText>
          </w:r>
        </w:del>
        <w:del w:author="Gislene Cristina Ehlert" w:date="2018-12-02T18:05:37.3489119" w:id="913706338">
          <w:r w:rsidRPr="3F0C8BC1" w:rsidDel="785CCE6A">
            <w:rPr>
              <w:lang w:val="pt-BR"/>
            </w:rPr>
            <w:delText xml:space="preserve">ele</w:delText>
          </w:r>
        </w:del>
        <w:proofErr w:type="gramEnd"/>
        <w:del w:author="Gislene Cristina Ehlert" w:date="2018-12-02T18:05:37.3489119" w:id="814347010">
          <w:r w:rsidRPr="3F0C8BC1" w:rsidDel="785CCE6A">
            <w:rPr>
              <w:lang w:val="pt-BR"/>
            </w:rPr>
            <w:delText xml:space="preserve"> </w:delText>
          </w:r>
        </w:del>
      </w:ins>
      <w:ins w:author="Leticia de Carvalho" w:date="2018-12-02T12:12:20.7048526" w:id="46556295">
        <w:del w:author="Gislene Cristina Ehlert" w:date="2018-12-02T18:05:37.3489119" w:id="1587234020">
          <w:r w:rsidRPr="3F0C8BC1" w:rsidDel="785CCE6A">
            <w:rPr>
              <w:lang w:val="pt-BR"/>
            </w:rPr>
            <w:delText xml:space="preserve">corrija</w:delText>
          </w:r>
          <w:r w:rsidRPr="3F0C8BC1" w:rsidDel="785CCE6A">
            <w:rPr>
              <w:lang w:val="pt-BR"/>
            </w:rPr>
            <w:delText xml:space="preserve">,</w:delText>
          </w:r>
        </w:del>
        <w:del w:author="Gislene Cristina Ehlert" w:date="2018-12-02T18:07:38.6414949" w:id="1210470386">
          <w:r w:rsidRPr="3F0C8BC1" w:rsidDel="3334CD7F">
            <w:rPr>
              <w:lang w:val="pt-BR"/>
            </w:rPr>
            <w:delText xml:space="preserve"> </w:delText>
          </w:r>
        </w:del>
        <w:del w:author="Gislene Cristina Ehlert" w:date="2018-12-02T18:21:10.0560804" w:id="200491113">
          <w:r w:rsidRPr="3F0C8BC1" w:rsidDel="56684994">
            <w:rPr>
              <w:lang w:val="pt-BR"/>
            </w:rPr>
            <w:delText xml:space="preserve">a</w:delText>
          </w:r>
          <w:r w:rsidRPr="3F0C8BC1" w:rsidDel="56684994">
            <w:rPr>
              <w:lang w:val="pt-BR"/>
            </w:rPr>
            <w:delText xml:space="preserve"> outra </w:delText>
          </w:r>
        </w:del>
      </w:ins>
      <w:ins w:author="Gislene Cristina Ehlert" w:date="2018-12-02T18:07:38.6414949" w:id="111508085">
        <w:r w:rsidRPr="3F0C8BC1" w:rsidR="3334CD7F">
          <w:rPr>
            <w:lang w:val="pt-BR"/>
          </w:rPr>
          <w:t xml:space="preserve">recisa estar virada para</w:t>
        </w:r>
      </w:ins>
      <w:ins w:author="Gislene Cristina Ehlert" w:date="2018-12-02T18:08:09.3110649" w:id="1700624138">
        <w:r w:rsidRPr="3F0C8BC1" w:rsidR="711064DF">
          <w:rPr>
            <w:lang w:val="pt-BR"/>
          </w:rPr>
          <w:t xml:space="preserve"> </w:t>
        </w:r>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r w:rsidRPr="3F0C8BC1" w:rsidR="711064DF">
          <w:rPr>
            <w:lang w:val="pt-BR"/>
          </w:rPr>
          <w:t xml:space="preserve">cima</w:t>
        </w:r>
      </w:ins>
      <w:r w:rsidRPr="3F0C8BC1" w:rsidR="5FE68F0E">
        <w:rPr>
          <w:lang w:val="pt-BR"/>
        </w:rPr>
        <w:t xml:space="preserve">. </w:t>
      </w:r>
    </w:p>
    <w:p w:rsidR="3F0C8BC1" w:rsidDel="2A627CC2" w:rsidP="251FED6C" w:rsidRDefault="3F0C8BC1" w14:paraId="260F9FD5" w14:textId="1329FEEA">
      <w:pPr>
        <w:pStyle w:val="Corpodetexto"/>
        <w:spacing w:before="0" w:beforeAutospacing="off" w:after="0" w:afterAutospacing="off" w:line="360" w:lineRule="auto"/>
        <w:ind w:left="0" w:right="0" w:firstLine="567"/>
        <w:jc w:val="both"/>
        <w:rPr>
          <w:del w:author="Gislene Cristina Ehlert" w:date="2018-12-02T18:33:19.8818491" w:id="660646435"/>
          <w:lang w:val="pt-BR"/>
          <w:rPrChange w:author="Gislene Cristina Ehlert" w:date="2018-12-02T18:28:46.5046808" w:id="1312357049">
            <w:rPr/>
          </w:rPrChange>
        </w:rPr>
        <w:pPrChange w:author="Gislene Cristina Ehlert" w:date="2018-12-02T18:28:46.5046808" w:id="161082753">
          <w:pPr>
            <w:pStyle w:val="Corpodetexto"/>
          </w:pPr>
        </w:pPrChange>
      </w:pPr>
      <w:ins w:author="Gislene Cristina Ehlert" w:date="2018-12-02T18:08:09.3110649" w:id="1010329903"/>
      <w:ins w:author="Leticia de Carvalho" w:date="2018-12-02T12:12:20.7048526" w:id="1020391464">
        <w:del w:author="Gislene Cristina Ehlert" w:date="2018-12-02T18:08:09.3110649" w:id="1663748485">
          <w:r w:rsidRPr="3F0C8BC1" w:rsidDel="711064DF">
            <w:rPr>
              <w:lang w:val="pt-BR"/>
            </w:rPr>
            <w:delText xml:space="preserve">apenas com a </w:delText>
          </w:r>
        </w:del>
      </w:ins>
      <w:del w:author="Gislene Cristina Ehlert" w:date="2018-12-02T18:08:09.3110649" w:id="1497327929">
        <w:r w:rsidRPr="3F0C8BC1" w:rsidDel="711064DF">
          <w:rPr>
            <w:lang w:val="pt-BR"/>
          </w:rPr>
          <w:delText>imagem</w:delText>
        </w:r>
      </w:del>
      <w:r w:rsidR="007B0442">
        <w:rPr>
          <w:rStyle w:val="Refdecomentrio"/>
        </w:rPr>
      </w:r>
      <w:del w:author="Gislene Cristina Ehlert" w:date="2018-12-02T18:08:09.3110649" w:id="1190840200">
        <w:r w:rsidRPr="3F0C8BC1" w:rsidDel="711064DF">
          <w:rPr>
            <w:lang w:val="pt-BR"/>
          </w:rPr>
          <w:delText xml:space="preserve">. Cada jogador tem que ter um papel e lápis para conseguir escrever as palavras durante o </w:delText>
        </w:r>
      </w:del>
      <w:del w:author="Gislene Cristina Ehlert" w:date="2018-12-02T18:28:16.267111" w:id="1345704270">
        <w:r w:rsidRPr="3F0C8BC1" w:rsidDel="5FE68F0E">
          <w:rPr>
            <w:lang w:val="pt-BR"/>
          </w:rPr>
          <w:delText>jogo</w:delText>
        </w:r>
      </w:del>
      <w:del w:author="Gislene Cristina Ehlert" w:date="2018-12-02T18:28:16.267111" w:id="1593874841">
        <w:r w:rsidRPr="3F0C8BC1" w:rsidDel="5FE68F0E">
          <w:rPr>
            <w:lang w:val="pt-BR"/>
          </w:rPr>
          <w:delText>.</w:delText>
        </w:r>
      </w:del>
    </w:p>
    <w:p w:rsidR="3F0C8BC1" w:rsidDel="6CEB4468" w:rsidP="2A627CC2" w:rsidRDefault="3F0C8BC1" w14:paraId="4E0F21E2" w14:textId="6BEA1C4D">
      <w:pPr>
        <w:pStyle w:val="Corpodetexto"/>
        <w:spacing w:before="0" w:beforeAutospacing="off" w:after="0" w:afterAutospacing="off" w:line="360" w:lineRule="auto"/>
        <w:ind w:left="0" w:right="0" w:firstLine="567"/>
        <w:jc w:val="both"/>
        <w:rPr>
          <w:del w:author="Gislene Cristina Ehlert" w:date="2018-12-02T18:34:20.584714" w:id="733274315"/>
          <w:lang w:val="pt-BR"/>
          <w:rPrChange w:author="Gislene Cristina Ehlert" w:date="2018-12-02T18:33:19.8818491" w:id="652391216">
            <w:rPr/>
          </w:rPrChange>
        </w:rPr>
        <w:pPrChange w:author="Gislene Cristina Ehlert" w:date="2018-12-02T18:33:19.8818491" w:id="1480951184">
          <w:pPr>
            <w:pStyle w:val="Corpodetexto"/>
          </w:pPr>
        </w:pPrChange>
      </w:pPr>
    </w:p>
    <w:p w:rsidR="6CEB4468" w:rsidDel="0C1F537B" w:rsidP="6CEB4468" w:rsidRDefault="6CEB4468" w14:paraId="3B5D8321" w14:textId="7CF8F658">
      <w:pPr>
        <w:pStyle w:val="Corpodetexto"/>
        <w:spacing w:before="0" w:beforeAutospacing="off" w:after="0" w:afterAutospacing="off" w:line="360" w:lineRule="auto"/>
        <w:ind w:left="0" w:right="0" w:firstLine="567"/>
        <w:jc w:val="both"/>
        <w:rPr>
          <w:del w:author="Gislene Cristina Ehlert" w:date="2018-12-02T18:34:50.9921733" w:id="672658995"/>
        </w:rPr>
        <w:pPrChange w:author="Gislene Cristina Ehlert" w:date="2018-12-02T18:34:20.584714" w:id="801447786">
          <w:pPr/>
        </w:pPrChange>
      </w:pPr>
      <w:ins w:author="Gislene Cristina Ehlert" w:date="2018-12-02T18:58:37.2255675" w:id="111338568">
        <w:r w:rsidRPr="6CEB4468" w:rsidR="6CEB4468">
          <w:rPr>
            <w:noProof w:val="0"/>
            <w:lang w:val="pt-BR"/>
            <w:rPrChange w:author="Gislene Cristina Ehlert" w:date="2018-12-02T18:34:20.584714" w:id="1562717104">
              <w:rPr/>
            </w:rPrChange>
          </w:rPr>
          <w:t xml:space="preserve">Cada jogador deve providenciar papel e lápis para escrever</w:t>
        </w:r>
      </w:ins>
      <w:ins w:author="Gislene Cristina Ehlert" w:date="2018-12-02T18:59:08.0090145" w:id="1703095914">
        <w:r w:rsidRPr="6CEB4468" w:rsidR="6CEB4468">
          <w:rPr>
            <w:noProof w:val="0"/>
            <w:lang w:val="pt-BR"/>
            <w:rPrChange w:author="Gislene Cristina Ehlert" w:date="2018-12-02T18:34:20.584714" w:id="1489609244">
              <w:rPr/>
            </w:rPrChange>
          </w:rPr>
          <w:t>.</w:t>
        </w:r>
      </w:ins>
      <w:ins w:author="Gislene Cristina Ehlert" w:date="2018-12-02T18:34:50.9921733" w:id="259354885">
        <w:r w:rsidRPr="6CEB4468" w:rsidR="0C1F537B">
          <w:rPr>
            <w:noProof w:val="0"/>
            <w:lang w:val="pt-BR"/>
            <w:rPrChange w:author="Gislene Cristina Ehlert" w:date="2018-12-02T18:34:20.584714" w:id="1365077130">
              <w:rPr/>
            </w:rPrChange>
          </w:rPr>
          <w:t xml:space="preserve"> </w:t>
        </w:r>
        <w:r w:rsidRPr="0C1F537B" w:rsidR="0C1F537B">
          <w:rPr>
            <w:noProof w:val="0"/>
            <w:lang w:val="pt-BR"/>
            <w:rPrChange w:author="Gislene Cristina Ehlert" w:date="2018-12-02T18:34:50.9921733" w:id="412776059">
              <w:rPr/>
            </w:rPrChange>
          </w:rPr>
          <w:t xml:space="preserve">Tira-se no dado quem </w:t>
        </w:r>
      </w:ins>
      <w:ins w:author="Gislene Cristina Ehlert" w:date="2018-12-02T18:39:54.2283582" w:id="1492317286">
        <w:r w:rsidRPr="0C1F537B" w:rsidR="0C1F537B">
          <w:rPr>
            <w:noProof w:val="0"/>
            <w:lang w:val="pt-BR"/>
            <w:rPrChange w:author="Gislene Cristina Ehlert" w:date="2018-12-02T18:34:50.9921733" w:id="1427127969">
              <w:rPr/>
            </w:rPrChange>
          </w:rPr>
          <w:t xml:space="preserve">iniciará,</w:t>
        </w:r>
      </w:ins>
      <w:ins w:author="Gislene Cristina Ehlert" w:date="2018-12-02T18:34:50.9921733" w:id="1733196859">
        <w:r w:rsidRPr="0C1F537B" w:rsidR="0C1F537B">
          <w:rPr>
            <w:noProof w:val="0"/>
            <w:lang w:val="pt-BR"/>
            <w:rPrChange w:author="Gislene Cristina Ehlert" w:date="2018-12-02T18:34:50.9921733" w:id="366051632">
              <w:rPr/>
            </w:rPrChange>
          </w:rPr>
          <w:t xml:space="preserve"> </w:t>
        </w:r>
      </w:ins>
      <w:ins w:author="Gislene Cristina Ehlert" w:date="2018-12-02T18:35:21.3537144" w:id="298683083">
        <w:r w:rsidRPr="0C1F537B" w:rsidR="21F46C32">
          <w:rPr>
            <w:noProof w:val="0"/>
            <w:lang w:val="pt-BR"/>
            <w:rPrChange w:author="Gislene Cristina Ehlert" w:date="2018-12-02T18:34:50.9921733" w:id="763814920">
              <w:rPr/>
            </w:rPrChange>
          </w:rPr>
          <w:t>q</w:t>
        </w:r>
        <w:r w:rsidRPr="0C1F537B" w:rsidR="0C1F537B">
          <w:rPr>
            <w:noProof w:val="0"/>
            <w:lang w:val="pt-BR"/>
            <w:rPrChange w:author="Gislene Cristina Ehlert" w:date="2018-12-02T18:34:50.9921733" w:id="651701394">
              <w:rPr/>
            </w:rPrChange>
          </w:rPr>
          <w:t xml:space="preserve">uem tirar mais pontos </w:t>
        </w:r>
      </w:ins>
      <w:ins w:author="Gislene Cristina Ehlert" w:date="2018-12-02T18:35:51.7037857" w:id="256219300">
        <w:r w:rsidRPr="0C1F537B" w:rsidR="0C1F537B">
          <w:rPr>
            <w:noProof w:val="0"/>
            <w:lang w:val="pt-BR"/>
            <w:rPrChange w:author="Gislene Cristina Ehlert" w:date="2018-12-02T18:34:50.9921733" w:id="208497499">
              <w:rPr/>
            </w:rPrChange>
          </w:rPr>
          <w:t>começa.</w:t>
        </w:r>
      </w:ins>
      <w:ins w:author="Gislene Cristina Ehlert" w:date="2018-12-02T18:38:23.3840503" w:id="1757036458">
        <w:r w:rsidRPr="0C1F537B" w:rsidR="378A576F">
          <w:rPr>
            <w:noProof w:val="0"/>
            <w:lang w:val="pt-BR"/>
            <w:rPrChange w:author="Gislene Cristina Ehlert" w:date="2018-12-02T18:34:50.9921733" w:id="1608956772">
              <w:rPr/>
            </w:rPrChange>
          </w:rPr>
          <w:t xml:space="preserve"> </w:t>
        </w:r>
      </w:ins>
      <w:ins w:author="Gislene Cristina Ehlert" w:date="2018-12-02T18:41:25.2789891" w:id="1316873215">
        <w:r w:rsidRPr="0C1F537B" w:rsidR="4010DEE2">
          <w:rPr>
            <w:noProof w:val="0"/>
            <w:lang w:val="pt-BR"/>
            <w:rPrChange w:author="Gislene Cristina Ehlert" w:date="2018-12-02T18:34:50.9921733" w:id="2013215291">
              <w:rPr/>
            </w:rPrChange>
          </w:rPr>
          <w:t xml:space="preserve">Durante as jogadas, </w:t>
        </w:r>
      </w:ins>
      <w:ins w:author="Gislene Cristina Ehlert" w:date="2018-12-02T18:41:55.4410043" w:id="2145150202">
        <w:r w:rsidRPr="0C1F537B" w:rsidR="4E0B5B28">
          <w:rPr>
            <w:noProof w:val="0"/>
            <w:lang w:val="pt-BR"/>
            <w:rPrChange w:author="Gislene Cristina Ehlert" w:date="2018-12-02T18:34:50.9921733" w:id="672759141">
              <w:rPr/>
            </w:rPrChange>
          </w:rPr>
          <w:t xml:space="preserve">o número que for </w:t>
        </w:r>
        <w:proofErr w:type="spellStart"/>
        <w:proofErr w:type="spellStart"/>
        <w:proofErr w:type="spellStart"/>
        <w:r w:rsidRPr="0C1F537B" w:rsidR="4E0B5B28">
          <w:rPr>
            <w:noProof w:val="0"/>
            <w:lang w:val="pt-BR"/>
            <w:rPrChange w:author="Gislene Cristina Ehlert" w:date="2018-12-02T18:34:50.9921733" w:id="1218041150">
              <w:rPr/>
            </w:rPrChange>
          </w:rPr>
          <w:t xml:space="preserve">ind</w:t>
        </w:r>
      </w:ins>
      <w:ins w:author="Gislene Cristina Ehlert" w:date="2018-12-02T18:44:27.2220884" w:id="654356278">
        <w:r w:rsidRPr="0C1F537B" w:rsidR="131F6E79">
          <w:rPr>
            <w:noProof w:val="0"/>
            <w:lang w:val="pt-BR"/>
            <w:rPrChange w:author="Gislene Cristina Ehlert" w:date="2018-12-02T18:34:50.9921733" w:id="1923039876">
              <w:rPr/>
            </w:rPrChange>
          </w:rPr>
          <w:t xml:space="preserve">i</w:t>
        </w:r>
      </w:ins>
      <w:ins w:author="Gislene Cristina Ehlert" w:date="2018-12-02T18:41:55.4410043" w:id="1296165271">
        <w:r w:rsidRPr="0C1F537B" w:rsidR="4E0B5B28">
          <w:rPr>
            <w:noProof w:val="0"/>
            <w:lang w:val="pt-BR"/>
            <w:rPrChange w:author="Gislene Cristina Ehlert" w:date="2018-12-02T18:34:50.9921733" w:id="247220090">
              <w:rPr/>
            </w:rPrChange>
          </w:rPr>
          <w:t xml:space="preserve">cado</w:t>
        </w:r>
        <w:proofErr w:type="spellEnd"/>
        <w:proofErr w:type="spellEnd"/>
        <w:proofErr w:type="spellEnd"/>
        <w:r w:rsidRPr="0C1F537B" w:rsidR="4E0B5B28">
          <w:rPr>
            <w:noProof w:val="0"/>
            <w:lang w:val="pt-BR"/>
            <w:rPrChange w:author="Gislene Cristina Ehlert" w:date="2018-12-02T18:34:50.9921733" w:id="1130105409">
              <w:rPr/>
            </w:rPrChange>
          </w:rPr>
          <w:t xml:space="preserve"> no dado, deve ser procurado na </w:t>
        </w:r>
        <w:proofErr w:type="spellStart"/>
        <w:proofErr w:type="spellStart"/>
        <w:r w:rsidRPr="0C1F537B" w:rsidR="4E0B5B28">
          <w:rPr>
            <w:noProof w:val="0"/>
            <w:lang w:val="pt-BR"/>
            <w:rPrChange w:author="Gislene Cristina Ehlert" w:date="2018-12-02T18:34:50.9921733" w:id="166254029">
              <w:rPr/>
            </w:rPrChange>
          </w:rPr>
          <w:t xml:space="preserve">cartela</w:t>
        </w:r>
      </w:ins>
      <w:ins w:author="Gislene Cristina Ehlert" w:date="2018-12-02T18:42:56.1640148" w:id="474238447">
        <w:r w:rsidRPr="0C1F537B" w:rsidR="4B2C8854">
          <w:rPr>
            <w:noProof w:val="0"/>
            <w:lang w:val="pt-BR"/>
            <w:rPrChange w:author="Gislene Cristina Ehlert" w:date="2018-12-02T18:34:50.9921733" w:id="2031918535">
              <w:rPr/>
            </w:rPrChange>
          </w:rPr>
          <w:t xml:space="preserve">,</w:t>
        </w:r>
      </w:ins>
      <w:ins w:author="Gislene Cristina Ehlert" w:date="2018-12-02T18:59:38.3243453" w:id="1016438281">
        <w:r w:rsidRPr="0C1F537B" w:rsidR="57AD1EE1">
          <w:rPr>
            <w:noProof w:val="0"/>
            <w:lang w:val="pt-BR"/>
            <w:rPrChange w:author="Gislene Cristina Ehlert" w:date="2018-12-02T18:34:50.9921733" w:id="1664312615">
              <w:rPr/>
            </w:rPrChange>
          </w:rPr>
          <w:t xml:space="preserve"> por exemplo, o número</w:t>
        </w:r>
      </w:ins>
      <w:ins w:author="Gislene Cristina Ehlert" w:date="2018-12-02T19:08:45.0404663" w:id="505506561">
        <w:r w:rsidRPr="0C1F537B" w:rsidR="128873A9">
          <w:rPr>
            <w:noProof w:val="0"/>
            <w:lang w:val="pt-BR"/>
            <w:rPrChange w:author="Gislene Cristina Ehlert" w:date="2018-12-02T18:34:50.9921733" w:id="1330094552">
              <w:rPr/>
            </w:rPrChange>
          </w:rPr>
          <w:t xml:space="preserve"> </w:t>
        </w:r>
      </w:ins>
      <w:ins w:author="Gislene Cristina Ehlert" w:date="2018-12-02T18:59:38.3243453" w:id="1542792844">
        <w:r w:rsidRPr="0C1F537B" w:rsidR="1E96EECA">
          <w:rPr>
            <w:noProof w:val="0"/>
            <w:lang w:val="pt-BR"/>
            <w:rPrChange w:author="Gislene Cristina Ehlert" w:date="2018-12-02T18:34:50.9921733" w:id="1165606727">
              <w:rPr/>
            </w:rPrChange>
          </w:rPr>
          <w:t xml:space="preserve">tirado foi </w:t>
        </w:r>
      </w:ins>
      <w:ins w:author="Gislene Cristina Ehlert" w:date="2018-12-02T18:44:57.4962526" w:id="587941299">
        <w:r w:rsidRPr="0C1F537B" w:rsidR="57AD1EE1">
          <w:rPr>
            <w:noProof w:val="0"/>
            <w:lang w:val="pt-BR"/>
            <w:rPrChange w:author="Gislene Cristina Ehlert" w:date="2018-12-02T18:34:50.9921733" w:id="685851425">
              <w:rPr/>
            </w:rPrChange>
          </w:rPr>
          <w:t xml:space="preserve">6</w:t>
        </w:r>
      </w:ins>
      <w:ins w:author="Gislene Cristina Ehlert" w:date="2018-12-02T18:45:27.9741851" w:id="959213225">
        <w:r w:rsidRPr="0C1F537B" w:rsidR="0D174538">
          <w:rPr>
            <w:noProof w:val="0"/>
            <w:lang w:val="pt-BR"/>
            <w:rPrChange w:author="Gislene Cristina Ehlert" w:date="2018-12-02T18:34:50.9921733" w:id="18383297">
              <w:rPr/>
            </w:rPrChange>
          </w:rPr>
          <w:t xml:space="preserve">, </w:t>
        </w:r>
      </w:ins>
      <w:ins w:author="Gislene Cristina Ehlert" w:date="2018-12-02T19:05:42.8419575" w:id="732399116">
        <w:r w:rsidRPr="0C1F537B" w:rsidR="075F80D7">
          <w:rPr>
            <w:noProof w:val="0"/>
            <w:lang w:val="pt-BR"/>
            <w:rPrChange w:author="Gislene Cristina Ehlert" w:date="2018-12-02T18:34:50.9921733" w:id="125561310">
              <w:rPr/>
            </w:rPrChange>
          </w:rPr>
          <w:t xml:space="preserve">o aluno vai </w:t>
        </w:r>
      </w:ins>
      <w:ins w:author="Gislene Cristina Ehlert" w:date="2018-12-02T19:06:13.2044855" w:id="386493852">
        <w:r w:rsidRPr="0C1F537B" w:rsidR="12E56405">
          <w:rPr>
            <w:noProof w:val="0"/>
            <w:lang w:val="pt-BR"/>
            <w:rPrChange w:author="Gislene Cristina Ehlert" w:date="2018-12-02T18:34:50.9921733" w:id="1276886504">
              <w:rPr/>
            </w:rPrChange>
          </w:rPr>
          <w:t xml:space="preserve">na cartela</w:t>
        </w:r>
      </w:ins>
      <w:ins w:author="Gislene Cristina Ehlert" w:date="2018-12-02T19:16:50.8394695" w:id="1756064683">
        <w:r w:rsidRPr="0C1F537B" w:rsidR="53DF4D98">
          <w:rPr>
            <w:noProof w:val="0"/>
            <w:lang w:val="pt-BR"/>
            <w:rPrChange w:author="Gislene Cristina Ehlert" w:date="2018-12-02T18:34:50.9921733" w:id="1647852487">
              <w:rPr/>
            </w:rPrChange>
          </w:rPr>
          <w:t xml:space="preserve">,</w:t>
        </w:r>
      </w:ins>
      <w:ins w:author="Gislene Cristina Ehlert" w:date="2018-12-02T19:06:13.2044855" w:id="1074195688">
        <w:r w:rsidRPr="0C1F537B" w:rsidR="12E56405">
          <w:rPr>
            <w:noProof w:val="0"/>
            <w:lang w:val="pt-BR"/>
            <w:rPrChange w:author="Gislene Cristina Ehlert" w:date="2018-12-02T18:34:50.9921733" w:id="1796893321">
              <w:rPr/>
            </w:rPrChange>
          </w:rPr>
          <w:t xml:space="preserve"> procura </w:t>
        </w:r>
        <w:r w:rsidRPr="0C1F537B" w:rsidR="12E56405">
          <w:rPr>
            <w:noProof w:val="0"/>
            <w:lang w:val="pt-BR"/>
            <w:rPrChange w:author="Gislene Cristina Ehlert" w:date="2018-12-02T18:34:50.9921733" w:id="446851997">
              <w:rPr/>
            </w:rPrChange>
          </w:rPr>
          <w:t xml:space="preserve">o </w:t>
        </w:r>
      </w:ins>
      <w:ins w:author="Gislene Cristina Ehlert" w:date="2018-12-02T18:38:23.3840503" w:id="1875473886">
        <w:proofErr w:type="spellEnd"/>
      </w:ins>
      <w:ins w:author="Gislene Cristina Ehlert" w:date="2018-12-02T18:38:23.3840503" w:id="872121044">
        <w:proofErr w:type="gramStart"/>
      </w:ins>
      <w:ins w:author="Gislene Cristina Ehlert" w:date="2018-12-02T18:38:53.6290667" w:id="1243587154">
        <w:proofErr w:type="gramEnd"/>
      </w:ins>
      <w:ins w:author="Gislene Cristina Ehlert" w:date="2018-12-02T18:42:25.8838822" w:id="1339396959">
        <w:proofErr w:type="spellEnd"/>
      </w:ins>
      <w:ins w:author="Gislene Cristina Ehlert" w:date="2018-12-02T18:42:25.8838822" w:id="286757955">
        <w:r w:rsidRPr="0C1F537B" w:rsidR="157DE003">
          <w:rPr>
            <w:noProof w:val="0"/>
            <w:lang w:val="pt-BR"/>
            <w:rPrChange w:author="Gislene Cristina Ehlert" w:date="2018-12-02T18:34:50.9921733" w:id="134532073">
              <w:rPr/>
            </w:rPrChange>
          </w:rPr>
          <w:t xml:space="preserve">núme</w:t>
        </w:r>
      </w:ins>
      <w:ins w:author="Gislene Cristina Ehlert" w:date="2018-12-02T18:45:27.9741851" w:id="1523263789">
        <w:r w:rsidRPr="0C1F537B" w:rsidR="0D174538">
          <w:rPr>
            <w:noProof w:val="0"/>
            <w:lang w:val="pt-BR"/>
            <w:rPrChange w:author="Gislene Cristina Ehlert" w:date="2018-12-02T18:34:50.9921733" w:id="1853411016">
              <w:rPr/>
            </w:rPrChange>
          </w:rPr>
          <w:t xml:space="preserve">ro</w:t>
        </w:r>
        <w:r w:rsidRPr="0C1F537B" w:rsidR="0D174538">
          <w:rPr>
            <w:noProof w:val="0"/>
            <w:lang w:val="pt-BR"/>
            <w:rPrChange w:author="Gislene Cristina Ehlert" w:date="2018-12-02T18:34:50.9921733" w:id="949054695">
              <w:rPr/>
            </w:rPrChange>
          </w:rPr>
          <w:t xml:space="preserve"> </w:t>
        </w:r>
      </w:ins>
      <w:ins w:author="Gislene Cristina Ehlert" w:date="2018-12-02T19:06:43.5631251" w:id="1328659228">
        <w:r w:rsidRPr="0C1F537B" w:rsidR="195D8E33">
          <w:rPr>
            <w:noProof w:val="0"/>
            <w:lang w:val="pt-BR"/>
            <w:rPrChange w:author="Gislene Cristina Ehlert" w:date="2018-12-02T18:34:50.9921733" w:id="736674404">
              <w:rPr/>
            </w:rPrChange>
          </w:rPr>
          <w:t xml:space="preserve">e escreve </w:t>
        </w:r>
      </w:ins>
      <w:ins w:author="Gislene Cristina Ehlert" w:date="2018-12-02T18:53:33.6570149" w:id="1251097095">
        <w:r w:rsidRPr="0C1F537B" w:rsidR="2AAEBD39">
          <w:rPr>
            <w:noProof w:val="0"/>
            <w:lang w:val="pt-BR"/>
            <w:rPrChange w:author="Gislene Cristina Ehlert" w:date="2018-12-02T18:34:50.9921733" w:id="289097476">
              <w:rPr/>
            </w:rPrChange>
          </w:rPr>
          <w:t xml:space="preserve">o</w:t>
        </w:r>
      </w:ins>
      <w:ins w:author="Gislene Cristina Ehlert" w:date="2018-12-02T18:49:00.2478536" w:id="874863685">
        <w:r w:rsidRPr="0C1F537B" w:rsidR="195D8E33">
          <w:rPr>
            <w:noProof w:val="0"/>
            <w:lang w:val="pt-BR"/>
            <w:rPrChange w:author="Gislene Cristina Ehlert" w:date="2018-12-02T18:34:50.9921733" w:id="1224464501">
              <w:rPr/>
            </w:rPrChange>
          </w:rPr>
          <w:t xml:space="preserve"> </w:t>
        </w:r>
      </w:ins>
      <w:ins w:author="Gislene Cristina Ehlert" w:date="2018-12-02T18:53:33.6570149" w:id="1359210069">
        <w:r w:rsidRPr="0C1F537B" w:rsidR="2AAEBD39">
          <w:rPr>
            <w:noProof w:val="0"/>
            <w:lang w:val="pt-BR"/>
            <w:rPrChange w:author="Gislene Cristina Ehlert" w:date="2018-12-02T18:34:50.9921733" w:id="1851672611">
              <w:rPr/>
            </w:rPrChange>
          </w:rPr>
          <w:t xml:space="preserve">nome da </w:t>
        </w:r>
      </w:ins>
      <w:ins w:author="Gislene Cristina Ehlert" w:date="2018-12-02T18:49:00.2478536" w:id="425506393">
        <w:r w:rsidRPr="0C1F537B" w:rsidR="195D8E33">
          <w:rPr>
            <w:noProof w:val="0"/>
            <w:lang w:val="pt-BR"/>
            <w:rPrChange w:author="Gislene Cristina Ehlert" w:date="2018-12-02T18:34:50.9921733" w:id="537718239">
              <w:rPr/>
            </w:rPrChange>
          </w:rPr>
          <w:t xml:space="preserve">imagem que corresponde</w:t>
        </w:r>
      </w:ins>
      <w:ins w:author="Gislene Cristina Ehlert" w:date="2018-12-02T18:50:01.1460883" w:id="436984997">
        <w:r w:rsidRPr="0C1F537B" w:rsidR="0D174538">
          <w:rPr>
            <w:noProof w:val="0"/>
            <w:lang w:val="pt-BR"/>
            <w:rPrChange w:author="Gislene Cristina Ehlert" w:date="2018-12-02T18:34:50.9921733" w:id="1344379620">
              <w:rPr/>
            </w:rPrChange>
          </w:rPr>
          <w:t xml:space="preserve">.</w:t>
        </w:r>
      </w:ins>
      <w:ins w:author="Gislene Cristina Ehlert" w:date="2018-12-02T18:45:27.9741851" w:id="1534821427">
        <w:proofErr w:type="spellStart"/>
        <w:proofErr w:type="spellStart"/>
        <w:proofErr w:type="spellStart"/>
        <w:proofErr w:type="spellStart"/>
      </w:ins>
      <w:ins w:author="Gislene Cristina Ehlert" w:date="2018-12-02T18:42:25.8838822" w:id="894116341">
        <w:proofErr w:type="spellEnd"/>
        <w:proofErr w:type="spellEnd"/>
        <w:proofErr w:type="spellEnd"/>
        <w:proofErr w:type="spellEnd"/>
      </w:ins>
      <w:ins w:author="Gislene Cristina Ehlert" w:date="2018-12-02T18:50:01.1460883" w:id="1765253363">
        <w:r w:rsidRPr="0C1F537B" w:rsidR="0C1F537B">
          <w:rPr>
            <w:noProof w:val="0"/>
            <w:lang w:val="pt-BR"/>
            <w:rPrChange w:author="Gislene Cristina Ehlert" w:date="2018-12-02T18:34:50.9921733" w:id="1585293100">
              <w:rPr/>
            </w:rPrChange>
          </w:rPr>
          <w:t xml:space="preserve"> O jogador </w:t>
        </w:r>
      </w:ins>
      <w:ins w:author="Gislene Cristina Ehlert" w:date="2018-12-02T19:20:53.3288734" w:id="849565961">
        <w:r w:rsidRPr="0C1F537B" w:rsidR="0D8FCE5A">
          <w:rPr>
            <w:noProof w:val="0"/>
            <w:lang w:val="pt-BR"/>
            <w:rPrChange w:author="Gislene Cristina Ehlert" w:date="2018-12-02T18:34:50.9921733" w:id="670052811">
              <w:rPr/>
            </w:rPrChange>
          </w:rPr>
          <w:t xml:space="preserve">registra </w:t>
        </w:r>
      </w:ins>
      <w:ins w:author="Gislene Cristina Ehlert" w:date="2018-12-02T18:50:01.1460883" w:id="138174032">
        <w:r w:rsidRPr="0C1F537B" w:rsidR="0C1F537B">
          <w:rPr>
            <w:noProof w:val="0"/>
            <w:lang w:val="pt-BR"/>
            <w:rPrChange w:author="Gislene Cristina Ehlert" w:date="2018-12-02T18:34:50.9921733" w:id="150499974">
              <w:rPr/>
            </w:rPrChange>
          </w:rPr>
          <w:t xml:space="preserve">a palavra em seu papel, sem mostrar para o colega, e passa o dado para o jogador seguinte.  O mesmo procedimento é seguido pelos demais jogadores.</w:t>
        </w:r>
      </w:ins>
    </w:p>
    <w:p w:rsidR="0C1F537B" w:rsidP="678BA8A9" w:rsidRDefault="0C1F537B" w14:paraId="31D1FB59" w14:textId="3791B6F7" w14:noSpellErr="1">
      <w:pPr>
        <w:pStyle w:val="Corpodetexto"/>
        <w:spacing w:before="0" w:beforeAutospacing="off" w:after="0" w:afterAutospacing="off" w:line="360" w:lineRule="auto"/>
        <w:ind w:left="0" w:right="0" w:firstLine="567"/>
        <w:jc w:val="both"/>
        <w:rPr>
          <w:noProof w:val="0"/>
          <w:lang w:val="pt-BR"/>
          <w:rPrChange w:author="Leticia de Carvalho" w:date="2018-12-10T05:22:04.0584871" w:id="868565429">
            <w:rPr/>
          </w:rPrChange>
        </w:rPr>
        <w:pPrChange w:author="Leticia de Carvalho" w:date="2018-12-10T05:22:04.0584871" w:id="1153584544">
          <w:pPr/>
        </w:pPrChange>
      </w:pPr>
    </w:p>
    <w:p w:rsidR="3F0C8BC1" w:rsidP="6C8074C6" w:rsidRDefault="3F0C8BC1" w14:paraId="7682EEF8" w14:textId="46D3A09D" w14:noSpellErr="1">
      <w:pPr>
        <w:pStyle w:val="Corpodetexto"/>
        <w:spacing w:before="0" w:beforeAutospacing="off" w:after="0" w:afterAutospacing="off" w:line="360" w:lineRule="auto"/>
        <w:ind w:left="0" w:right="0" w:firstLine="720"/>
        <w:jc w:val="both"/>
        <w:rPr>
          <w:lang w:val="pt-BR"/>
          <w:rPrChange w:author="Gislene Cristina Ehlert" w:date="2018-12-02T19:28:58.8412651" w:id="720084445">
            <w:rPr/>
          </w:rPrChange>
        </w:rPr>
        <w:pPrChange w:author="Gislene Cristina Ehlert" w:date="2018-12-02T19:28:58.8412651" w:id="498995116">
          <w:pPr>
            <w:pStyle w:val="Corpodetexto"/>
          </w:pPr>
        </w:pPrChange>
      </w:pPr>
      <w:ins w:author="Gislene Cristina Ehlert" w:date="2018-12-02T18:50:31.4060687" w:id="545401273">
        <w:r w:rsidRPr="3F0C8BC1" w:rsidR="4737097C">
          <w:rPr>
            <w:lang w:val="pt-BR"/>
          </w:rPr>
          <w:t xml:space="preserve"> </w:t>
        </w:r>
      </w:ins>
      <w:r w:rsidRPr="3F0C8BC1">
        <w:rPr>
          <w:lang w:val="pt-BR"/>
        </w:rPr>
        <w:t xml:space="preserve">É</w:t>
      </w:r>
      <w:r w:rsidRPr="3F0C8BC1">
        <w:rPr>
          <w:lang w:val="pt-BR"/>
        </w:rPr>
        <w:t xml:space="preserve"> importante </w:t>
      </w:r>
      <w:del w:author="Gislene Cristina Ehlert" w:date="2018-12-02T19:11:16.4344082" w:id="1199286610">
        <w:r w:rsidRPr="3F0C8BC1" w:rsidDel="2CD77058">
          <w:rPr>
            <w:lang w:val="pt-BR"/>
          </w:rPr>
          <w:delText xml:space="preserve">que </w:delText>
        </w:r>
      </w:del>
      <w:ins w:author="Gislene Cristina Ehlert" w:date="2018-12-02T18:54:03.835495" w:id="5182845">
        <w:r w:rsidRPr="3F0C8BC1" w:rsidR="1F4BD65C">
          <w:rPr>
            <w:lang w:val="pt-BR"/>
          </w:rPr>
          <w:t xml:space="preserve">no </w:t>
        </w:r>
        <w:r w:rsidRPr="3F0C8BC1" w:rsidR="1F4BD65C">
          <w:rPr>
            <w:lang w:val="pt-BR"/>
          </w:rPr>
          <w:t xml:space="preserve">decorrer</w:t>
        </w:r>
        <w:r w:rsidRPr="3F0C8BC1" w:rsidR="1F4BD65C">
          <w:rPr>
            <w:lang w:val="pt-BR"/>
          </w:rPr>
          <w:t xml:space="preserve">, </w:t>
        </w:r>
      </w:ins>
      <w:ins w:author="Gislene Cristina Ehlert" w:date="2018-12-02T19:11:16.4344082" w:id="858563455">
        <w:r w:rsidRPr="3F0C8BC1" w:rsidR="2CD77058">
          <w:rPr>
            <w:lang w:val="pt-BR"/>
          </w:rPr>
          <w:t xml:space="preserve">que </w:t>
        </w:r>
      </w:ins>
      <w:ins w:author="Gislene Cristina Ehlert" w:date="2018-12-02T18:54:34.4561572" w:id="1274505610">
        <w:r w:rsidRPr="3F0C8BC1">
          <w:rPr>
            <w:lang w:val="pt-BR"/>
          </w:rPr>
          <w:t xml:space="preserve">o professor consiga mediar e orientar os estudantes, sobre como funciona o jogo para que não haja dúvidas. Não é aconselhável que o educador corrija quando um aluno apresentar uma resposta errada, pois</w:t>
        </w:r>
      </w:ins>
      <w:ins w:author="Gislene Cristina Ehlert" w:date="2018-12-02T19:21:23.6495781" w:id="1830877327">
        <w:r w:rsidRPr="3F0C8BC1" w:rsidR="7935A84F">
          <w:rPr>
            <w:lang w:val="pt-BR"/>
          </w:rPr>
          <w:t xml:space="preserve">,</w:t>
        </w:r>
      </w:ins>
      <w:ins w:author="Gislene Cristina Ehlert" w:date="2018-12-02T18:54:34.4561572" w:id="682296240">
        <w:r w:rsidRPr="3F0C8BC1">
          <w:rPr>
            <w:lang w:val="pt-BR"/>
          </w:rPr>
          <w:t xml:space="preserve"> é preciso que </w:t>
        </w:r>
      </w:ins>
      <w:ins w:author="Gislene Cristina Ehlert" w:date="2018-12-02T19:21:54.0433496" w:id="835700716">
        <w:r w:rsidRPr="3F0C8BC1" w:rsidR="102D66B6">
          <w:rPr>
            <w:lang w:val="pt-BR"/>
          </w:rPr>
          <w:t xml:space="preserve">o</w:t>
        </w:r>
      </w:ins>
      <w:ins w:author="Gislene Cristina Ehlert" w:date="2018-12-02T18:54:34.4561572" w:id="141043991">
        <w:r w:rsidRPr="3F0C8BC1">
          <w:rPr>
            <w:lang w:val="pt-BR"/>
          </w:rPr>
          <w:t xml:space="preserve">s própri</w:t>
        </w:r>
      </w:ins>
      <w:ins w:author="Gislene Cristina Ehlert" w:date="2018-12-02T19:21:54.0433496" w:id="1105370225">
        <w:r w:rsidRPr="102D66B6" w:rsidR="102D66B6">
          <w:rPr>
            <w:lang w:val="pt-BR"/>
            <w:rPrChange w:author="Gislene Cristina Ehlert" w:date="2018-12-02T19:21:54.0433496" w:id="1111366478">
              <w:rPr/>
            </w:rPrChange>
          </w:rPr>
          <w:t>o</w:t>
        </w:r>
        <w:r w:rsidRPr="102D66B6" w:rsidR="102D66B6">
          <w:rPr>
            <w:lang w:val="pt-BR"/>
            <w:rPrChange w:author="Gislene Cristina Ehlert" w:date="2018-12-02T19:21:54.0433496" w:id="710953131">
              <w:rPr/>
            </w:rPrChange>
          </w:rPr>
          <w:t xml:space="preserve">s </w:t>
        </w:r>
        <w:r w:rsidRPr="102D66B6" w:rsidR="102D66B6">
          <w:rPr>
            <w:lang w:val="pt-BR"/>
            <w:rPrChange w:author="Gislene Cristina Ehlert" w:date="2018-12-02T19:21:54.0433496" w:id="839007643">
              <w:rPr/>
            </w:rPrChange>
          </w:rPr>
          <w:t>estudantes</w:t>
        </w:r>
        <w:r w:rsidRPr="102D66B6" w:rsidR="102D66B6">
          <w:rPr>
            <w:lang w:val="pt-BR"/>
            <w:rPrChange w:author="Gislene Cristina Ehlert" w:date="2018-12-02T19:21:54.0433496" w:id="1954340345">
              <w:rPr/>
            </w:rPrChange>
          </w:rPr>
          <w:t xml:space="preserve"> </w:t>
        </w:r>
        <w:r w:rsidRPr="3F0C8BC1">
          <w:rPr>
            <w:lang w:val="pt-BR"/>
          </w:rPr>
          <w:t xml:space="preserve">comparem as escritas e percebam os erros. </w:t>
        </w:r>
      </w:ins>
    </w:p>
    <w:p w:rsidR="3F0C8BC1" w:rsidP="3F0C8BC1" w:rsidRDefault="3F0C8BC1" w14:paraId="2ACAC8A1" w14:textId="69F98582">
      <w:pPr>
        <w:pStyle w:val="Corpodetexto"/>
        <w:rPr>
          <w:lang w:val="pt-BR"/>
        </w:rPr>
      </w:pPr>
    </w:p>
    <w:p w:rsidR="69488777" w:rsidP="64869FD6" w:rsidRDefault="64869FD6" w14:paraId="1E4E8FA3" w14:textId="697BBBF8">
      <w:pPr>
        <w:pStyle w:val="Ttulo1"/>
      </w:pPr>
      <w:r>
        <w:t>ROTEIRO PEDAGÓGICO (SEQUÊNCIA DIDÁTICA)</w:t>
      </w:r>
    </w:p>
    <w:p w:rsidR="7999C234" w:rsidP="179C4553" w:rsidRDefault="7999C234" w14:textId="720E707F" w14:paraId="18497327" w14:noSpellErr="1">
      <w:pPr>
        <w:pStyle w:val="Corpodetexto"/>
        <w:rPr>
          <w:lang w:val="pt-BR"/>
          <w:rPrChange w:author="Gislene Cristina Ehlert" w:date="2018-12-08T18:26:14.6718477" w:id="609877219">
            <w:rPr/>
          </w:rPrChange>
        </w:rPr>
        <w:pPrChange w:author="Gislene Cristina Ehlert" w:date="2018-12-08T18:26:14.6718477" w:id="2042307883">
          <w:pPr>
            <w:pStyle w:val="Corpodetexto"/>
          </w:pPr>
        </w:pPrChange>
      </w:pPr>
      <w:r w:rsidRPr="7999C234">
        <w:rPr>
          <w:lang w:val="pt-BR"/>
        </w:rPr>
        <w:t>O “advinha bicho” é um jogo de adivinhação de palavras</w:t>
      </w:r>
      <w:ins w:author="Gislene Cristina Ehlert" w:date="2018-12-08T16:55:47.5054831" w:id="865327017">
        <w:r w:rsidRPr="7999C234" w:rsidR="28886EC9">
          <w:rPr>
            <w:lang w:val="pt-BR"/>
          </w:rPr>
          <w:t>,</w:t>
        </w:r>
      </w:ins>
      <w:del w:author="Gislene Cristina Ehlert" w:date="2018-12-08T16:55:47.5054831" w:id="827742665">
        <w:r w:rsidRPr="7999C234" w:rsidDel="28886EC9">
          <w:rPr>
            <w:lang w:val="pt-BR"/>
          </w:rPr>
          <w:delText xml:space="preserve"> que é</w:delText>
        </w:r>
      </w:del>
      <w:r w:rsidRPr="7999C234">
        <w:rPr>
          <w:lang w:val="pt-BR"/>
        </w:rPr>
        <w:t xml:space="preserve"> indicado para crianças que estão nos anos iniciais e que possuem hipóteses silábicas variadas. O mesmo foi elaborado com a aplicação de realidade aumentada, vinculad</w:t>
      </w:r>
      <w:ins w:author="Mauricio Capobianco Lopes" w:date="2018-11-06T15:52:00Z" w:id="67">
        <w:r w:rsidR="000F7ACA">
          <w:rPr>
            <w:lang w:val="pt-BR"/>
          </w:rPr>
          <w:t>a</w:t>
        </w:r>
      </w:ins>
      <w:ins w:author="Gislene Cristina Ehlert" w:date="2018-11-14T15:28:43.722731" w:id="546429150">
        <w:r w:rsidR="5B68A00C">
          <w:rPr>
            <w:lang w:val="pt-BR"/>
          </w:rPr>
          <w:t xml:space="preserve"> a</w:t>
        </w:r>
      </w:ins>
      <w:del w:author="Mauricio Capobianco Lopes" w:date="2018-11-06T15:52:00Z" w:id="68">
        <w:r w:rsidRPr="7999C234" w:rsidDel="000F7ACA">
          <w:rPr>
            <w:lang w:val="pt-BR"/>
          </w:rPr>
          <w:delText>o</w:delText>
        </w:r>
      </w:del>
      <w:ins w:author="Gislene Cristina Ehlert" w:date="2018-11-14T15:29:14.2539577" w:id="1280385304">
        <w:r w:rsidRPr="375F9EA5" w:rsidR="375F9EA5">
          <w:rPr>
            <w:lang w:val="pt-BR"/>
            <w:rPrChange w:author="Gislene Cristina Ehlert" w:date="2018-11-14T15:29:14.2539577" w:id="356875859">
              <w:rPr/>
            </w:rPrChange>
          </w:rPr>
          <w:t>penas</w:t>
        </w:r>
      </w:ins>
      <w:r w:rsidRPr="7999C234">
        <w:rPr>
          <w:lang w:val="pt-BR"/>
        </w:rPr>
        <w:t xml:space="preserve"> ao uso de </w:t>
      </w:r>
      <w:r w:rsidRPr="7999C234">
        <w:rPr>
          <w:lang w:val="pt-BR"/>
        </w:rPr>
        <w:t>tablets</w:t>
      </w:r>
      <w:ins w:author="Gislene Cristina Ehlert" w:date="2018-11-14T15:31:03.8470363" w:id="794680076">
        <w:r w:rsidRPr="7999C234" w:rsidR="375F9EA5">
          <w:rPr>
            <w:lang w:val="pt-BR"/>
          </w:rPr>
          <w:t>,</w:t>
        </w:r>
      </w:ins>
      <w:ins w:author="Gislene Cristina Ehlert" w:date="2018-11-14T15:31:34.1442402" w:id="657962679">
        <w:r w:rsidRPr="7999C234" w:rsidR="5558154C">
          <w:rPr>
            <w:lang w:val="pt-BR"/>
          </w:rPr>
          <w:t xml:space="preserve"> </w:t>
        </w:r>
      </w:ins>
      <w:ins w:author="Gislene Cristina Ehlert" w:date="2018-11-14T15:31:03.8470363" w:id="661308052">
        <w:r w:rsidRPr="7999C234" w:rsidR="375F9EA5">
          <w:rPr>
            <w:lang w:val="pt-BR"/>
          </w:rPr>
          <w:t>pois, se for usado o</w:t>
        </w:r>
      </w:ins>
      <w:ins w:author="Gislene Cristina Ehlert" w:date="2018-11-14T15:29:44.6177755" w:id="1766791870">
        <w:r w:rsidRPr="7999C234" w:rsidR="27F418FA">
          <w:rPr>
            <w:lang w:val="pt-BR"/>
          </w:rPr>
          <w:t xml:space="preserve">utro aparelho </w:t>
        </w:r>
      </w:ins>
      <w:ins w:author="Gislene Cristina Ehlert" w:date="2018-12-02T19:39:05.8870457" w:id="2060666925">
        <w:r w:rsidRPr="7999C234" w:rsidR="27F418FA">
          <w:rPr>
            <w:lang w:val="pt-BR"/>
          </w:rPr>
          <w:t xml:space="preserve">móvel </w:t>
        </w:r>
      </w:ins>
      <w:ins w:author="Gislene Cristina Ehlert" w:date="2018-12-02T19:39:36.2704151" w:id="2054454707">
        <w:r w:rsidRPr="7999C234" w:rsidR="3A0855DD">
          <w:rPr>
            <w:lang w:val="pt-BR"/>
          </w:rPr>
          <w:t xml:space="preserve">há</w:t>
        </w:r>
        <w:r w:rsidRPr="7999C234" w:rsidR="27F418FA">
          <w:rPr>
            <w:lang w:val="pt-BR"/>
          </w:rPr>
          <w:t xml:space="preserve"> </w:t>
        </w:r>
      </w:ins>
      <w:ins w:author="Gislene Cristina Ehlert" w:date="2018-12-02T19:38:35.5384333" w:id="1151670075">
        <w:r w:rsidRPr="7999C234" w:rsidR="1269181D">
          <w:rPr>
            <w:lang w:val="pt-BR"/>
          </w:rPr>
          <w:t xml:space="preserve">poss</w:t>
        </w:r>
      </w:ins>
      <w:ins w:author="Gislene Cristina Ehlert" w:date="2018-12-02T19:39:05.8870457" w:id="532372390">
        <w:r w:rsidRPr="7999C234" w:rsidR="291CD118">
          <w:rPr>
            <w:lang w:val="pt-BR"/>
          </w:rPr>
          <w:t xml:space="preserve">ibilidade</w:t>
        </w:r>
      </w:ins>
      <w:ins w:author="Gislene Cristina Ehlert" w:date="2018-12-02T19:39:36.2704151" w:id="2012427339">
        <w:r w:rsidRPr="7999C234" w:rsidR="3A0855DD">
          <w:rPr>
            <w:lang w:val="pt-BR"/>
          </w:rPr>
          <w:t xml:space="preserve">s</w:t>
        </w:r>
      </w:ins>
      <w:ins w:author="Gislene Cristina Ehlert" w:date="2018-12-02T19:39:05.8870457" w:id="1740459258">
        <w:r w:rsidRPr="7999C234" w:rsidR="291CD118">
          <w:rPr>
            <w:lang w:val="pt-BR"/>
          </w:rPr>
          <w:t xml:space="preserve"> </w:t>
        </w:r>
        <w:r w:rsidRPr="7999C234" w:rsidR="291CD118">
          <w:rPr>
            <w:lang w:val="pt-BR"/>
          </w:rPr>
          <w:t xml:space="preserve">d</w:t>
        </w:r>
      </w:ins>
      <w:ins w:author="Gislene Cristina Ehlert" w:date="2018-12-02T19:39:36.2704151" w:id="1273107187">
        <w:r w:rsidRPr="7999C234" w:rsidR="3A0855DD">
          <w:rPr>
            <w:lang w:val="pt-BR"/>
          </w:rPr>
          <w:t xml:space="preserve">e o</w:t>
        </w:r>
      </w:ins>
      <w:ins w:author="Gislene Cristina Ehlert" w:date="2018-12-02T19:39:05.8870457" w:id="1015514624">
        <w:r w:rsidRPr="7999C234" w:rsidR="04921A17">
          <w:rPr>
            <w:lang w:val="pt-BR"/>
          </w:rPr>
          <w:t xml:space="preserve"> jogo ser desconfigurad</w:t>
        </w:r>
      </w:ins>
      <w:ins w:author="Gislene Cristina Ehlert" w:date="2018-11-14T15:30:15.298285" w:id="243475646">
        <w:r w:rsidRPr="7999C234" w:rsidR="7303D957">
          <w:rPr>
            <w:lang w:val="pt-BR"/>
          </w:rPr>
          <w:t>o.</w:t>
        </w:r>
      </w:ins>
    </w:p>
    <w:p w:rsidR="7999C234" w:rsidDel="38FE02F5" w:rsidP="7999C234" w:rsidRDefault="7999C234" w14:paraId="77470C72" w14:textId="720E707F" w14:noSpellErr="1">
      <w:pPr>
        <w:pStyle w:val="Corpodetexto"/>
        <w:rPr>
          <w:del w:author="Gislene Cristina Ehlert" w:date="2018-12-08T17:13:58.31437" w:id="1699669422"/>
          <w:lang w:val="pt-BR"/>
        </w:rPr>
      </w:pPr>
      <w:r w:rsidR="00F003F8">
        <w:rPr>
          <w:rStyle w:val="Refdecomentrio"/>
        </w:rPr>
      </w:r>
      <w:del w:author="Gislene Cristina Ehlert" w:date="2018-11-07T15:23:07.904072" w:id="1070523287">
        <w:r w:rsidRPr="7999C234" w:rsidDel="3FCEE397">
          <w:rPr>
            <w:lang w:val="pt-BR"/>
          </w:rPr>
          <w:delText>.</w:delText>
        </w:r>
      </w:del>
    </w:p>
    <w:p w:rsidR="38FE02F5" w:rsidDel="772A24F8" w:rsidP="38FE02F5" w:rsidRDefault="38FE02F5" w14:paraId="651454F2">
      <w:pPr>
        <w:pStyle w:val="Corpodetexto"/>
        <w:rPr>
          <w:del w:author="Gislene Cristina Ehlert" w:date="2018-12-08T17:14:59.3017179" w:id="486769685"/>
          <w:lang w:val="pt-BR"/>
          <w:rPrChange w:author="Gislene Cristina Ehlert" w:date="2018-12-08T17:13:58.31437" w:id="2114259405">
            <w:rPr/>
          </w:rPrChange>
        </w:rPr>
        <w:pPrChange w:author="Gislene Cristina Ehlert" w:date="2018-12-08T17:13:58.31437" w:id="732626201">
          <w:pPr/>
        </w:pPrChange>
      </w:pPr>
    </w:p>
    <w:p w:rsidR="772A24F8" w:rsidDel="15944E16" w:rsidP="2275093C" w:rsidRDefault="772A24F8" w14:textId="0951C268" w14:paraId="3AE587FD" w14:noSpellErr="1">
      <w:pPr>
        <w:pStyle w:val="Corpodetexto"/>
        <w:spacing w:before="0" w:beforeAutospacing="off" w:after="0" w:afterAutospacing="off" w:line="360" w:lineRule="auto"/>
        <w:ind w:left="0" w:right="0" w:firstLine="567"/>
        <w:jc w:val="both"/>
        <w:rPr>
          <w:lang w:val="pt-BR"/>
          <w:rPrChange w:author="Vanessa Cristina Viebrantz" w:date="2018-12-09T19:15:08.0296773" w:id="291347113">
            <w:rPr/>
          </w:rPrChange>
        </w:rPr>
        <w:pPrChange w:author="Vanessa Cristina Viebrantz" w:date="2018-12-09T19:15:08.0296773" w:id="1841966870">
          <w:pPr/>
        </w:pPrChange>
      </w:pPr>
      <w:ins w:author="Leticia de Carvalho" w:date="2018-12-09T15:56:03.581701" w:id="1334061466">
        <w:r w:rsidRPr="772A24F8" w:rsidR="772A24F8">
          <w:rPr>
            <w:lang w:val="pt-BR"/>
            <w:rPrChange w:author="Gislene Cristina Ehlert" w:date="2018-12-08T17:14:59.3017179" w:id="215490047">
              <w:rPr/>
            </w:rPrChange>
          </w:rPr>
          <w:t xml:space="preserve">Antes de ser distribuídos os tablets é feito uma roda de conversa, </w:t>
        </w:r>
      </w:ins>
      <w:ins w:author="Gislene Cristina Ehlert" w:date="2018-12-08T17:17:31.0080766" w:id="218218298">
        <w:r w:rsidRPr="772A24F8" w:rsidR="08A0C256">
          <w:rPr>
            <w:lang w:val="pt-BR"/>
            <w:rPrChange w:author="Gislene Cristina Ehlert" w:date="2018-12-08T17:14:59.3017179" w:id="970144961">
              <w:rPr/>
            </w:rPrChange>
          </w:rPr>
          <w:t>na qual é</w:t>
        </w:r>
      </w:ins>
      <w:ins w:author="Gislene Cristina Ehlert" w:date="2018-12-08T17:14:59.3017179" w:id="1089689952">
        <w:r w:rsidRPr="772A24F8" w:rsidR="772A24F8">
          <w:rPr>
            <w:lang w:val="pt-BR"/>
            <w:rPrChange w:author="Gislene Cristina Ehlert" w:date="2018-12-08T17:14:59.3017179" w:id="2098580553">
              <w:rPr/>
            </w:rPrChange>
          </w:rPr>
          <w:t xml:space="preserve"> </w:t>
        </w:r>
      </w:ins>
      <w:ins w:author="Dandara Conceição Lino de Lima" w:date="2018-12-08T22:42:26.4516575" w:id="1300107642">
        <w:r w:rsidRPr="772A24F8" w:rsidR="31754F24">
          <w:rPr>
            <w:lang w:val="pt-BR"/>
            <w:rPrChange w:author="Gislene Cristina Ehlert" w:date="2018-12-08T17:14:59.3017179" w:id="401869625">
              <w:rPr/>
            </w:rPrChange>
          </w:rPr>
          <w:t xml:space="preserve">questionado o que as </w:t>
        </w:r>
        <w:r w:rsidRPr="772A24F8" w:rsidR="31754F24">
          <w:rPr>
            <w:lang w:val="pt-BR"/>
            <w:rPrChange w:author="Gislene Cristina Ehlert" w:date="2018-12-08T17:14:59.3017179" w:id="1444285357">
              <w:rPr/>
            </w:rPrChange>
          </w:rPr>
          <w:t xml:space="preserve">c</w:t>
        </w:r>
      </w:ins>
      <w:ins w:author="Dandara Conceição Lino de Lima" w:date="2018-12-08T22:42:56.7857607" w:id="1353524942">
        <w:r w:rsidRPr="772A24F8" w:rsidR="13C71CF5">
          <w:rPr>
            <w:lang w:val="pt-BR"/>
            <w:rPrChange w:author="Gislene Cristina Ehlert" w:date="2018-12-08T17:14:59.3017179" w:id="1583991657">
              <w:rPr/>
            </w:rPrChange>
          </w:rPr>
          <w:t xml:space="preserve">rianças sabem a </w:t>
        </w:r>
        <w:r w:rsidRPr="772A24F8" w:rsidR="13C71CF5">
          <w:rPr>
            <w:lang w:val="pt-BR"/>
            <w:rPrChange w:author="Gislene Cristina Ehlert" w:date="2018-12-08T17:14:59.3017179" w:id="1062101708">
              <w:rPr/>
            </w:rPrChange>
          </w:rPr>
          <w:t xml:space="preserve">r</w:t>
        </w:r>
      </w:ins>
      <w:ins w:author="Dandara Conceição Lino de Lima" w:date="2018-12-08T22:43:26.8106664" w:id="42594591">
        <w:r w:rsidRPr="772A24F8" w:rsidR="41D55C00">
          <w:rPr>
            <w:lang w:val="pt-BR"/>
            <w:rPrChange w:author="Gislene Cristina Ehlert" w:date="2018-12-08T17:14:59.3017179" w:id="593907529">
              <w:rPr/>
            </w:rPrChange>
          </w:rPr>
          <w:t xml:space="preserve">e</w:t>
        </w:r>
      </w:ins>
      <w:ins w:author="Dandara Conceição Lino de Lima" w:date="2018-12-08T22:43:57.3942286" w:id="26141681">
        <w:r w:rsidRPr="772A24F8" w:rsidR="79216172">
          <w:rPr>
            <w:lang w:val="pt-BR"/>
            <w:rPrChange w:author="Gislene Cristina Ehlert" w:date="2018-12-08T17:14:59.3017179" w:id="1888944012">
              <w:rPr/>
            </w:rPrChange>
          </w:rPr>
          <w:t xml:space="preserve">speito dos animais vertebrado</w:t>
        </w:r>
      </w:ins>
      <w:ins w:author="Dandara Conceição Lino de Lima" w:date="2018-12-08T22:44:27.4824946" w:id="581338534">
        <w:r w:rsidRPr="772A24F8" w:rsidR="3440D2C8">
          <w:rPr>
            <w:lang w:val="pt-BR"/>
            <w:rPrChange w:author="Gislene Cristina Ehlert" w:date="2018-12-08T17:14:59.3017179" w:id="1684403017">
              <w:rPr/>
            </w:rPrChange>
          </w:rPr>
          <w:t xml:space="preserve">s e </w:t>
        </w:r>
        <w:r w:rsidRPr="772A24F8" w:rsidR="3440D2C8">
          <w:rPr>
            <w:lang w:val="pt-BR"/>
            <w:rPrChange w:author="Gislene Cristina Ehlert" w:date="2018-12-08T17:14:59.3017179" w:id="12544060">
              <w:rPr/>
            </w:rPrChange>
          </w:rPr>
          <w:t xml:space="preserve">invertebra</w:t>
        </w:r>
      </w:ins>
      <w:ins w:author="Dandara Conceição Lino de Lima" w:date="2018-12-08T22:44:57.8214682" w:id="193009481">
        <w:r w:rsidRPr="772A24F8" w:rsidR="6DEDBE93">
          <w:rPr>
            <w:lang w:val="pt-BR"/>
            <w:rPrChange w:author="Gislene Cristina Ehlert" w:date="2018-12-08T17:14:59.3017179" w:id="10844887">
              <w:rPr/>
            </w:rPrChange>
          </w:rPr>
          <w:t xml:space="preserve">dos.</w:t>
        </w:r>
      </w:ins>
      <w:ins w:author="Dandara Conceição Lino de Lima" w:date="2018-12-08T22:43:26.8106664" w:id="1146448850">
        <w:r w:rsidRPr="772A24F8" w:rsidR="41D55C00">
          <w:rPr>
            <w:lang w:val="pt-BR"/>
            <w:rPrChange w:author="Gislene Cristina Ehlert" w:date="2018-12-08T17:14:59.3017179" w:id="1866612227">
              <w:rPr/>
            </w:rPrChange>
          </w:rPr>
          <w:t xml:space="preserve"> </w:t>
        </w:r>
      </w:ins>
      <w:ins w:author="Gislene Cristina Ehlert" w:date="2018-12-08T17:14:59.3017179" w:id="849411940">
        <w:r w:rsidRPr="772A24F8" w:rsidR="772A24F8">
          <w:rPr>
            <w:lang w:val="pt-BR"/>
            <w:rPrChange w:author="Gislene Cristina Ehlert" w:date="2018-12-08T17:14:59.3017179" w:id="1181703597">
              <w:rPr/>
            </w:rPrChange>
          </w:rPr>
          <w:t xml:space="preserve">discuti</w:t>
        </w:r>
      </w:ins>
      <w:ins w:author="Dandara Conceição Lino de Lima" w:date="2018-12-08T22:45:27.8395105" w:id="317505181">
        <w:r w:rsidRPr="772A24F8" w:rsidR="20AE715C">
          <w:rPr>
            <w:lang w:val="pt-BR"/>
            <w:rPrChange w:author="Gislene Cristina Ehlert" w:date="2018-12-08T17:14:59.3017179" w:id="1243715689">
              <w:rPr/>
            </w:rPrChange>
          </w:rPr>
          <w:t xml:space="preserve">n</w:t>
        </w:r>
      </w:ins>
      <w:ins w:author="Gislene Cristina Ehlert" w:date="2018-12-08T17:14:59.3017179" w:id="73841562">
        <w:r w:rsidRPr="772A24F8" w:rsidR="772A24F8">
          <w:rPr>
            <w:lang w:val="pt-BR"/>
            <w:rPrChange w:author="Gislene Cristina Ehlert" w:date="2018-12-08T17:14:59.3017179" w:id="2083650525">
              <w:rPr/>
            </w:rPrChange>
          </w:rPr>
          <w:t xml:space="preserve">do</w:t>
        </w:r>
        <w:r w:rsidRPr="772A24F8" w:rsidR="772A24F8">
          <w:rPr>
            <w:lang w:val="pt-BR"/>
            <w:rPrChange w:author="Gislene Cristina Ehlert" w:date="2018-12-08T17:14:59.3017179" w:id="337926642">
              <w:rPr/>
            </w:rPrChange>
          </w:rPr>
          <w:t xml:space="preserve"> </w:t>
        </w:r>
      </w:ins>
      <w:ins w:author="Gislene Cristina Ehlert" w:date="2018-12-08T17:18:31.6981389" w:id="1582836161">
        <w:r w:rsidRPr="772A24F8" w:rsidR="71920A78">
          <w:rPr>
            <w:lang w:val="pt-BR"/>
            <w:rPrChange w:author="Gislene Cristina Ehlert" w:date="2018-12-08T17:14:59.3017179" w:id="2056481992">
              <w:rPr/>
            </w:rPrChange>
          </w:rPr>
          <w:t xml:space="preserve">de forma </w:t>
        </w:r>
        <w:r w:rsidRPr="772A24F8" w:rsidR="71920A78">
          <w:rPr>
            <w:lang w:val="pt-BR"/>
            <w:rPrChange w:author="Gislene Cristina Ehlert" w:date="2018-12-08T17:14:59.3017179" w:id="976127912">
              <w:rPr/>
            </w:rPrChange>
          </w:rPr>
          <w:t xml:space="preserve">s</w:t>
        </w:r>
      </w:ins>
      <w:ins w:author="Gislene Cristina Ehlert" w:date="2018-12-08T17:19:32.0447434" w:id="1125821852">
        <w:r w:rsidRPr="772A24F8" w:rsidR="50418690">
          <w:rPr>
            <w:lang w:val="pt-BR"/>
            <w:rPrChange w:author="Gislene Cristina Ehlert" w:date="2018-12-08T17:14:59.3017179" w:id="364132538">
              <w:rPr/>
            </w:rPrChange>
          </w:rPr>
          <w:t xml:space="preserve">ucinta</w:t>
        </w:r>
      </w:ins>
      <w:ins w:author="Gislene Cristina Ehlert" w:date="2018-12-08T17:27:37.2662234" w:id="479934573">
        <w:r w:rsidRPr="772A24F8" w:rsidR="31F08A17">
          <w:rPr>
            <w:lang w:val="pt-BR"/>
            <w:rPrChange w:author="Gislene Cristina Ehlert" w:date="2018-12-08T17:14:59.3017179" w:id="622854185">
              <w:rPr/>
            </w:rPrChange>
          </w:rPr>
          <w:t xml:space="preserve">,</w:t>
        </w:r>
      </w:ins>
      <w:ins w:author="Gislene Cristina Ehlert" w:date="2018-12-08T17:18:31.6981389" w:id="1992944013">
        <w:r w:rsidRPr="772A24F8" w:rsidR="71920A78">
          <w:rPr>
            <w:lang w:val="pt-BR"/>
            <w:rPrChange w:author="Gislene Cristina Ehlert" w:date="2018-12-08T17:14:59.3017179" w:id="1358325451">
              <w:rPr/>
            </w:rPrChange>
          </w:rPr>
          <w:t xml:space="preserve"> </w:t>
        </w:r>
      </w:ins>
      <w:ins w:author="Gislene Cristina Ehlert" w:date="2018-12-08T17:14:59.3017179" w:id="1866195523">
        <w:r w:rsidRPr="772A24F8" w:rsidR="772A24F8">
          <w:rPr>
            <w:lang w:val="pt-BR"/>
            <w:rPrChange w:author="Gislene Cristina Ehlert" w:date="2018-12-08T17:14:59.3017179" w:id="1443054513">
              <w:rPr/>
            </w:rPrChange>
          </w:rPr>
          <w:t xml:space="preserve">sobr</w:t>
        </w:r>
      </w:ins>
      <w:ins w:author="Gislene Cristina Ehlert" w:date="2018-12-08T17:19:02.0039396" w:id="753254450">
        <w:r w:rsidRPr="772A24F8" w:rsidR="2A5F3C88">
          <w:rPr>
            <w:lang w:val="pt-BR"/>
            <w:rPrChange w:author="Gislene Cristina Ehlert" w:date="2018-12-08T17:14:59.3017179" w:id="1422521744">
              <w:rPr/>
            </w:rPrChange>
          </w:rPr>
          <w:t xml:space="preserve">e </w:t>
        </w:r>
      </w:ins>
      <w:ins w:author="Gislene Cristina Ehlert" w:date="2018-12-08T17:14:59.3017179" w:id="1507131897">
        <w:r w:rsidRPr="772A24F8" w:rsidR="772A24F8">
          <w:rPr>
            <w:lang w:val="pt-BR"/>
            <w:rPrChange w:author="Gislene Cristina Ehlert" w:date="2018-12-08T17:14:59.3017179" w:id="755388793">
              <w:rPr/>
            </w:rPrChange>
          </w:rPr>
          <w:t xml:space="preserve">as </w:t>
        </w:r>
      </w:ins>
      <w:ins w:author="Gislene Cristina Ehlert" w:date="2018-12-08T17:18:01.4082987" w:id="1920479986">
        <w:proofErr w:type="gramStart"/>
        <w:proofErr w:type="gramStart"/>
      </w:ins>
      <w:ins w:author="Gislene Cristina Ehlert" w:date="2018-12-08T17:14:59.3017179" w:id="2035472420">
        <w:r w:rsidRPr="772A24F8" w:rsidR="772A24F8">
          <w:rPr>
            <w:lang w:val="pt-BR"/>
            <w:rPrChange w:author="Gislene Cristina Ehlert" w:date="2018-12-08T17:14:59.3017179" w:id="464519350">
              <w:rPr/>
            </w:rPrChange>
          </w:rPr>
          <w:t xml:space="preserve">características</w:t>
        </w:r>
        <w:proofErr w:type="gramEnd"/>
        <w:proofErr w:type="gramEnd"/>
        <w:r w:rsidRPr="772A24F8" w:rsidR="772A24F8">
          <w:rPr>
            <w:lang w:val="pt-BR"/>
            <w:rPrChange w:author="Gislene Cristina Ehlert" w:date="2018-12-08T17:14:59.3017179" w:id="1745368130">
              <w:rPr/>
            </w:rPrChange>
          </w:rPr>
          <w:t xml:space="preserve"> dos animais</w:t>
        </w:r>
      </w:ins>
      <w:ins w:author="Dandara Conceição Lino de Lima" w:date="2018-12-08T22:45:58.1468121" w:id="1698301403">
        <w:r w:rsidRPr="772A24F8" w:rsidR="1319A544">
          <w:rPr>
            <w:lang w:val="pt-BR"/>
            <w:rPrChange w:author="Gislene Cristina Ehlert" w:date="2018-12-08T17:14:59.3017179" w:id="638924352">
              <w:rPr/>
            </w:rPrChange>
          </w:rPr>
          <w:t xml:space="preserve"> e sobre</w:t>
        </w:r>
      </w:ins>
      <w:ins w:author="Dandara Conceição Lino de Lima" w:date="2018-12-08T22:46:29.0227674" w:id="461599440">
        <w:r w:rsidRPr="772A24F8" w:rsidR="2D3593AE">
          <w:rPr>
            <w:lang w:val="pt-BR"/>
            <w:rPrChange w:author="Gislene Cristina Ehlert" w:date="2018-12-08T17:14:59.3017179" w:id="1971437490">
              <w:rPr/>
            </w:rPrChange>
          </w:rPr>
          <w:t xml:space="preserve"> alguns grupos de animais</w:t>
        </w:r>
      </w:ins>
      <w:ins w:author="Dandara Conceição Lino de Lima" w:date="2018-12-08T22:47:29.6671503" w:id="1733914547">
        <w:r w:rsidRPr="772A24F8" w:rsidR="07C09302">
          <w:rPr>
            <w:lang w:val="pt-BR"/>
            <w:rPrChange w:author="Gislene Cristina Ehlert" w:date="2018-12-08T17:14:59.3017179" w:id="1320143338">
              <w:rPr/>
            </w:rPrChange>
          </w:rPr>
          <w:t xml:space="preserve">,</w:t>
        </w:r>
      </w:ins>
      <w:ins w:author="Dandara Conceição Lino de Lima" w:date="2018-12-08T22:46:29.0227674" w:id="638844114">
        <w:r w:rsidRPr="772A24F8" w:rsidR="2D3593AE">
          <w:rPr>
            <w:lang w:val="pt-BR"/>
            <w:rPrChange w:author="Gislene Cristina Ehlert" w:date="2018-12-08T17:14:59.3017179" w:id="975376371">
              <w:rPr/>
            </w:rPrChange>
          </w:rPr>
          <w:t xml:space="preserve"> </w:t>
        </w:r>
      </w:ins>
      <w:ins w:author="Dandara Conceição Lino de Lima" w:date="2018-12-08T22:47:29.6671503" w:id="247768500">
        <w:r w:rsidRPr="772A24F8" w:rsidR="07C09302">
          <w:rPr>
            <w:lang w:val="pt-BR"/>
            <w:rPrChange w:author="Gislene Cristina Ehlert" w:date="2018-12-08T17:14:59.3017179" w:id="78751266">
              <w:rPr/>
            </w:rPrChange>
          </w:rPr>
          <w:t xml:space="preserve">como por </w:t>
        </w:r>
        <w:r w:rsidRPr="772A24F8" w:rsidR="07C09302">
          <w:rPr>
            <w:lang w:val="pt-BR"/>
            <w:rPrChange w:author="Gislene Cristina Ehlert" w:date="2018-12-08T17:14:59.3017179" w:id="1698679542">
              <w:rPr/>
            </w:rPrChange>
          </w:rPr>
          <w:t xml:space="preserve">ex</w:t>
        </w:r>
      </w:ins>
      <w:ins w:author="Dandara Conceição Lino de Lima" w:date="2018-12-08T22:48:00.0089545" w:id="556109220">
        <w:r w:rsidRPr="772A24F8" w:rsidR="6A5A2A8F">
          <w:rPr>
            <w:lang w:val="pt-BR"/>
            <w:rPrChange w:author="Gislene Cristina Ehlert" w:date="2018-12-08T17:14:59.3017179" w:id="88298197">
              <w:rPr/>
            </w:rPrChange>
          </w:rPr>
          <w:t xml:space="preserve">emplo:</w:t>
        </w:r>
      </w:ins>
      <w:ins w:author="Dandara Conceição Lino de Lima" w:date="2018-12-08T22:47:29.6671503" w:id="1770937143">
        <w:r w:rsidRPr="772A24F8" w:rsidR="07C09302">
          <w:rPr>
            <w:lang w:val="pt-BR"/>
            <w:rPrChange w:author="Gislene Cristina Ehlert" w:date="2018-12-08T17:14:59.3017179" w:id="948541636">
              <w:rPr/>
            </w:rPrChange>
          </w:rPr>
          <w:t xml:space="preserve"> </w:t>
        </w:r>
      </w:ins>
      <w:ins w:author="Dandara Conceição Lino de Lima" w:date="2018-12-08T22:50:01.3370528" w:id="1561492580">
        <w:r w:rsidRPr="772A24F8" w:rsidR="3A14446F">
          <w:rPr>
            <w:lang w:val="pt-BR"/>
            <w:rPrChange w:author="Gislene Cristina Ehlert" w:date="2018-12-08T17:14:59.3017179" w:id="1132375556">
              <w:rPr/>
            </w:rPrChange>
          </w:rPr>
          <w:t xml:space="preserve">mamíferos, insetos, </w:t>
        </w:r>
        <w:r w:rsidRPr="772A24F8" w:rsidR="3A14446F">
          <w:rPr>
            <w:lang w:val="pt-BR"/>
            <w:rPrChange w:author="Gislene Cristina Ehlert" w:date="2018-12-08T17:14:59.3017179" w:id="1861776298">
              <w:rPr/>
            </w:rPrChange>
          </w:rPr>
          <w:t xml:space="preserve">an</w:t>
        </w:r>
      </w:ins>
      <w:ins w:author="Dandara Conceição Lino de Lima" w:date="2018-12-08T22:50:31.9031506" w:id="161597885">
        <w:r w:rsidRPr="772A24F8" w:rsidR="1DB16B10">
          <w:rPr>
            <w:lang w:val="pt-BR"/>
            <w:rPrChange w:author="Gislene Cristina Ehlert" w:date="2018-12-08T17:14:59.3017179" w:id="1805789983">
              <w:rPr/>
            </w:rPrChange>
          </w:rPr>
          <w:t xml:space="preserve">fí</w:t>
        </w:r>
      </w:ins>
      <w:ins w:author="Dandara Conceição Lino de Lima" w:date="2018-12-08T22:50:01.3370528" w:id="1479455003">
        <w:r w:rsidRPr="772A24F8" w:rsidR="3A14446F">
          <w:rPr>
            <w:lang w:val="pt-BR"/>
            <w:rPrChange w:author="Gislene Cristina Ehlert" w:date="2018-12-08T17:14:59.3017179" w:id="1229750719">
              <w:rPr/>
            </w:rPrChange>
          </w:rPr>
          <w:t xml:space="preserve">bios</w:t>
        </w:r>
        <w:r w:rsidRPr="772A24F8" w:rsidR="3A14446F">
          <w:rPr>
            <w:lang w:val="pt-BR"/>
            <w:rPrChange w:author="Gislene Cristina Ehlert" w:date="2018-12-08T17:14:59.3017179" w:id="1934748191">
              <w:rPr/>
            </w:rPrChange>
          </w:rPr>
          <w:t xml:space="preserve">, aves e répteis. </w:t>
        </w:r>
      </w:ins>
      <w:ins w:author="Gislene Cristina Ehlert" w:date="2018-12-08T18:03:31.1342355" w:id="1506390381">
        <w:del w:author="Dandara Conceição Lino de Lima" w:date="2018-12-08T22:45:27.8395105" w:id="1626217059">
          <w:r w:rsidRPr="772A24F8" w:rsidDel="20AE715C" w:rsidR="3A5EA866">
            <w:rPr>
              <w:lang w:val="pt-BR"/>
              <w:rPrChange w:author="Gislene Cristina Ehlert" w:date="2018-12-08T17:14:59.3017179" w:id="1622546859">
                <w:rPr/>
              </w:rPrChange>
            </w:rPr>
            <w:delText xml:space="preserve"> vertebrados e</w:delText>
          </w:r>
        </w:del>
      </w:ins>
      <w:ins w:author="Gislene Cristina Ehlert" w:date="2018-12-08T17:14:59.3017179" w:id="179878293">
        <w:del w:author="Dandara Conceição Lino de Lima" w:date="2018-12-08T22:46:29.0227674" w:id="618134491">
          <w:r w:rsidRPr="772A24F8" w:rsidDel="2D3593AE" w:rsidR="772A24F8">
            <w:rPr>
              <w:lang w:val="pt-BR"/>
              <w:rPrChange w:author="Gislene Cristina Ehlert" w:date="2018-12-08T17:14:59.3017179" w:id="52383016">
                <w:rPr/>
              </w:rPrChange>
            </w:rPr>
            <w:delText xml:space="preserve">.</w:delText>
          </w:r>
        </w:del>
      </w:ins>
    </w:p>
    <w:p w:rsidR="772A24F8" w:rsidDel="15944E16" w:rsidP="7280D286" w:rsidRDefault="772A24F8" w14:paraId="7885D31D" w14:textId="0951C268">
      <w:pPr>
        <w:pStyle w:val="Corpodetexto"/>
        <w:spacing w:before="0" w:beforeAutospacing="off" w:after="0" w:afterAutospacing="off" w:line="360" w:lineRule="auto"/>
        <w:ind w:left="0" w:right="0" w:firstLine="567"/>
        <w:jc w:val="both"/>
        <w:rPr>
          <w:del w:author="Dandara Conceição Lino de Lima" w:date="2018-12-08T22:57:19.5863192" w:id="1864138887"/>
          <w:lang w:val="pt-BR"/>
          <w:rPrChange w:author="Dandara Conceição Lino de Lima" w:date="2018-12-08T22:56:48.9211718" w:id="655947173">
            <w:rPr/>
          </w:rPrChange>
        </w:rPr>
        <w:pPrChange w:author="Dandara Conceição Lino de Lima" w:date="2018-12-08T22:56:48.9211718" w:id="1841966870">
          <w:pPr/>
        </w:pPrChange>
      </w:pPr>
      <w:ins w:author="Dandara Conceição Lino de Lima" w:date="2018-12-08T22:45:58.1468121" w:id="243984908">
        <w:r w:rsidRPr="772A24F8" w:rsidR="1319A544">
          <w:rPr>
            <w:lang w:val="pt-BR"/>
            <w:rPrChange w:author="Gislene Cristina Ehlert" w:date="2018-12-08T17:14:59.3017179" w:id="894197802">
              <w:rPr/>
            </w:rPrChange>
          </w:rPr>
          <w:t xml:space="preserve">A</w:t>
        </w:r>
      </w:ins>
      <w:ins w:author="Gislene Cristina Ehlert" w:date="2018-12-08T17:20:33.0575379" w:id="2120522890">
        <w:del w:author="Dandara Conceição Lino de Lima" w:date="2018-12-08T22:45:58.1468121" w:id="593140430">
          <w:r w:rsidRPr="772A24F8" w:rsidDel="1319A544" w:rsidR="46672EF7">
            <w:rPr>
              <w:lang w:val="pt-BR"/>
              <w:rPrChange w:author="Gislene Cristina Ehlert" w:date="2018-12-08T17:14:59.3017179" w:id="1820022606">
                <w:rPr/>
              </w:rPrChange>
            </w:rPr>
            <w:delText xml:space="preserve"> A</w:delText>
          </w:r>
        </w:del>
        <w:r w:rsidRPr="772A24F8" w:rsidR="46672EF7">
          <w:rPr>
            <w:lang w:val="pt-BR"/>
            <w:rPrChange w:author="Gislene Cristina Ehlert" w:date="2018-12-08T17:14:59.3017179" w:id="722137918">
              <w:rPr/>
            </w:rPrChange>
          </w:rPr>
          <w:t xml:space="preserve">o</w:t>
        </w:r>
      </w:ins>
      <w:ins w:author="Dandara Conceição Lino de Lima" w:date="2018-12-08T22:47:29.6671503" w:id="397775661">
        <w:r w:rsidRPr="772A24F8" w:rsidR="07C09302">
          <w:rPr>
            <w:lang w:val="pt-BR"/>
            <w:rPrChange w:author="Gislene Cristina Ehlert" w:date="2018-12-08T17:14:59.3017179" w:id="1411215608">
              <w:rPr/>
            </w:rPrChange>
          </w:rPr>
          <w:t xml:space="preserve"> </w:t>
        </w:r>
      </w:ins>
      <w:ins w:author="Gislene Cristina Ehlert" w:date="2018-12-08T17:20:33.0575379" w:id="1730563845">
        <w:r w:rsidRPr="772A24F8" w:rsidR="46672EF7">
          <w:rPr>
            <w:lang w:val="pt-BR"/>
            <w:rPrChange w:author="Gislene Cristina Ehlert" w:date="2018-12-08T17:14:59.3017179" w:id="683944726">
              <w:rPr/>
            </w:rPrChange>
          </w:rPr>
          <w:t xml:space="preserve">entregar</w:t>
        </w:r>
        <w:r w:rsidRPr="772A24F8" w:rsidR="46672EF7">
          <w:rPr>
            <w:lang w:val="pt-BR"/>
            <w:rPrChange w:author="Gislene Cristina Ehlert" w:date="2018-12-08T17:14:59.3017179" w:id="884232777">
              <w:rPr/>
            </w:rPrChange>
          </w:rPr>
          <w:t xml:space="preserve"> o aparelho,</w:t>
        </w:r>
      </w:ins>
      <w:ins w:author="Gislene Cristina Ehlert" w:date="2018-12-08T17:21:03.3233278" w:id="590521143">
        <w:r w:rsidRPr="772A24F8" w:rsidR="48F1DC6C">
          <w:rPr>
            <w:lang w:val="pt-BR"/>
            <w:rPrChange w:author="Gislene Cristina Ehlert" w:date="2018-12-08T17:14:59.3017179" w:id="335233391">
              <w:rPr/>
            </w:rPrChange>
          </w:rPr>
          <w:t xml:space="preserve"> a</w:t>
        </w:r>
        <w:r w:rsidRPr="48F1DC6C" w:rsidR="48F1DC6C">
          <w:rPr>
            <w:lang w:val="pt-BR"/>
            <w:rPrChange w:author="Gislene Cristina Ehlert" w:date="2018-12-08T17:21:03.3233278" w:id="2135914406">
              <w:rPr/>
            </w:rPrChange>
          </w:rPr>
          <w:t xml:space="preserve">s crianças </w:t>
        </w:r>
      </w:ins>
      <w:ins w:author="Gislene Cristina Ehlert" w:date="2018-12-08T17:21:03.3233278" w:id="1862318334">
        <w:r w:rsidRPr="48F1DC6C" w:rsidR="48F1DC6C">
          <w:rPr>
            <w:lang w:val="pt-BR"/>
            <w:rPrChange w:author="Gislene Cristina Ehlert" w:date="2018-12-08T17:21:03.3233278" w:id="946356041">
              <w:rPr/>
            </w:rPrChange>
          </w:rPr>
          <w:t xml:space="preserve">são </w:t>
        </w:r>
      </w:ins>
      <w:ins w:author="Gislene Cristina Ehlert" w:date="2018-12-08T17:21:03.3233278" w:id="1297514421">
        <w:r w:rsidRPr="48F1DC6C" w:rsidR="48F1DC6C">
          <w:rPr>
            <w:lang w:val="pt-BR"/>
            <w:rPrChange w:author="Gislene Cristina Ehlert" w:date="2018-12-08T17:21:03.3233278" w:id="1794898264">
              <w:rPr/>
            </w:rPrChange>
          </w:rPr>
          <w:t xml:space="preserve">dispostas em duplas, auxiliando umas às outras</w:t>
        </w:r>
      </w:ins>
      <w:ins w:author="Dandara Conceição Lino de Lima" w:date="2018-12-08T18:22:11.9644993" w:id="1675587244">
        <w:r w:rsidRPr="48F1DC6C" w:rsidR="1CCEAACA">
          <w:rPr>
            <w:lang w:val="pt-BR"/>
            <w:rPrChange w:author="Gislene Cristina Ehlert" w:date="2018-12-08T17:21:03.3233278" w:id="505071063">
              <w:rPr/>
            </w:rPrChange>
          </w:rPr>
          <w:t xml:space="preserve">.</w:t>
        </w:r>
      </w:ins>
      <w:ins w:author="Gislene Cristina Ehlert" w:date="2018-12-08T17:21:03.3233278" w:id="2016934971">
        <w:del w:author="Dandara Conceição Lino de Lima" w:date="2018-12-08T18:22:11.9644993" w:id="1609881186">
          <w:r w:rsidRPr="48F1DC6C" w:rsidDel="1CCEAACA" w:rsidR="48F1DC6C">
            <w:rPr>
              <w:lang w:val="pt-BR"/>
              <w:rPrChange w:author="Gislene Cristina Ehlert" w:date="2018-12-08T17:21:03.3233278" w:id="1142503095">
                <w:rPr/>
              </w:rPrChange>
            </w:rPr>
            <w:delText xml:space="preserve">,</w:delText>
          </w:r>
        </w:del>
        <w:r w:rsidRPr="48F1DC6C" w:rsidR="48F1DC6C">
          <w:rPr>
            <w:lang w:val="pt-BR"/>
            <w:rPrChange w:author="Gislene Cristina Ehlert" w:date="2018-12-08T17:21:03.3233278" w:id="808911214">
              <w:rPr/>
            </w:rPrChange>
          </w:rPr>
          <w:t xml:space="preserve"> </w:t>
        </w:r>
      </w:ins>
      <w:ins w:author="Dandara Conceição Lino de Lima" w:date="2018-12-08T18:22:11.9644993" w:id="1202099502">
        <w:r w:rsidRPr="48F1DC6C" w:rsidR="1CCEAACA">
          <w:rPr>
            <w:lang w:val="pt-BR"/>
            <w:rPrChange w:author="Gislene Cristina Ehlert" w:date="2018-12-08T17:21:03.3233278" w:id="1040855667">
              <w:rPr/>
            </w:rPrChange>
          </w:rPr>
          <w:t xml:space="preserve">E</w:t>
        </w:r>
      </w:ins>
      <w:ins w:author="Gislene Cristina Ehlert" w:date="2018-12-08T17:21:03.3233278" w:id="1920153696">
        <w:del w:author="Dandara Conceição Lino de Lima" w:date="2018-12-08T18:22:11.9644993" w:id="174119981">
          <w:r w:rsidRPr="48F1DC6C" w:rsidDel="1CCEAACA" w:rsidR="48F1DC6C">
            <w:rPr>
              <w:lang w:val="pt-BR"/>
              <w:rPrChange w:author="Gislene Cristina Ehlert" w:date="2018-12-08T17:21:03.3233278" w:id="346791699">
                <w:rPr/>
              </w:rPrChange>
            </w:rPr>
            <w:delText xml:space="preserve">e</w:delText>
          </w:r>
        </w:del>
        <w:r w:rsidRPr="48F1DC6C" w:rsidR="48F1DC6C">
          <w:rPr>
            <w:lang w:val="pt-BR"/>
            <w:rPrChange w:author="Gislene Cristina Ehlert" w:date="2018-12-08T17:21:03.3233278" w:id="33387381">
              <w:rPr/>
            </w:rPrChange>
          </w:rPr>
          <w:t xml:space="preserve">ssa prática facilitará no avanço das hipóteses de </w:t>
        </w:r>
      </w:ins>
      <w:ins w:author="Gislene Cristina Ehlert" w:date="2018-12-08T17:21:03.3233278" w:id="1623581348">
        <w:r w:rsidRPr="48F1DC6C" w:rsidR="48F1DC6C">
          <w:rPr>
            <w:lang w:val="pt-BR"/>
            <w:rPrChange w:author="Gislene Cristina Ehlert" w:date="2018-12-08T17:21:03.3233278" w:id="1927496734">
              <w:rPr/>
            </w:rPrChange>
          </w:rPr>
          <w:t>escrita</w:t>
        </w:r>
      </w:ins>
      <w:ins w:author="Dandara Conceição Lino de Lima" w:date="2018-12-08T22:52:02.9654458" w:id="749859040">
        <w:r w:rsidRPr="48F1DC6C" w:rsidR="1990F6B7">
          <w:rPr>
            <w:lang w:val="pt-BR"/>
            <w:rPrChange w:author="Gislene Cristina Ehlert" w:date="2018-12-08T17:21:03.3233278" w:id="551039989">
              <w:rPr/>
            </w:rPrChange>
          </w:rPr>
          <w:t>, pois</w:t>
        </w:r>
        <w:r w:rsidRPr="48F1DC6C" w:rsidR="1990F6B7">
          <w:rPr>
            <w:lang w:val="pt-BR"/>
            <w:rPrChange w:author="Gislene Cristina Ehlert" w:date="2018-12-08T17:21:03.3233278" w:id="828993186">
              <w:rPr/>
            </w:rPrChange>
          </w:rPr>
          <w:t xml:space="preserve">, ao </w:t>
        </w:r>
        <w:r w:rsidRPr="48F1DC6C" w:rsidR="1990F6B7">
          <w:rPr>
            <w:lang w:val="pt-BR"/>
            <w:rPrChange w:author="Gislene Cristina Ehlert" w:date="2018-12-08T17:21:03.3233278" w:id="612238787">
              <w:rPr/>
            </w:rPrChange>
          </w:rPr>
          <w:t>defi</w:t>
        </w:r>
      </w:ins>
      <w:ins w:author="Dandara Conceição Lino de Lima" w:date="2018-12-08T22:53:33.6679511" w:id="1372569646">
        <w:r w:rsidRPr="48F1DC6C" w:rsidR="2883CEA5">
          <w:rPr>
            <w:lang w:val="pt-BR"/>
            <w:rPrChange w:author="Gislene Cristina Ehlert" w:date="2018-12-08T17:21:03.3233278" w:id="1620697002">
              <w:rPr/>
            </w:rPrChange>
          </w:rPr>
          <w:t>nir as duplas, o profe</w:t>
        </w:r>
      </w:ins>
      <w:ins w:author="Gislene Cristina Ehlert" w:date="2018-12-08T17:23:04.6268665" w:id="1697237198">
        <w:del w:author="Dandara Conceição Lino de Lima" w:date="2018-12-08T22:53:33.6679511" w:id="527871954">
          <w:r w:rsidRPr="48F1DC6C" w:rsidDel="2883CEA5" w:rsidR="2AA1F755">
            <w:rPr>
              <w:lang w:val="pt-BR"/>
              <w:rPrChange w:author="Gislene Cristina Ehlert" w:date="2018-12-08T17:21:03.3233278" w:id="1354539040">
                <w:rPr/>
              </w:rPrChange>
            </w:rPr>
            <w:delText>.</w:delText>
          </w:r>
        </w:del>
      </w:ins>
      <w:ins w:author="Dandara Conceição Lino de Lima" w:date="2018-12-08T22:53:33.6679511" w:id="220147105">
        <w:r w:rsidRPr="2883CEA5" w:rsidR="2883CEA5">
          <w:rPr>
            <w:lang w:val="pt-BR"/>
            <w:rPrChange w:author="Dandara Conceição Lino de Lima" w:date="2018-12-08T22:53:33.6679511" w:id="246824997">
              <w:rPr/>
            </w:rPrChange>
          </w:rPr>
          <w:t>ssor</w:t>
        </w:r>
        <w:r w:rsidRPr="2883CEA5" w:rsidR="2883CEA5">
          <w:rPr>
            <w:lang w:val="pt-BR"/>
            <w:rPrChange w:author="Dandara Conceição Lino de Lima" w:date="2018-12-08T22:53:33.6679511" w:id="1824292993">
              <w:rPr/>
            </w:rPrChange>
          </w:rPr>
          <w:t xml:space="preserve"> terá opção de colocar crianças que possuem hipóteses </w:t>
        </w:r>
        <w:r w:rsidRPr="2883CEA5" w:rsidR="2883CEA5">
          <w:rPr>
            <w:lang w:val="pt-BR"/>
            <w:rPrChange w:author="Dandara Conceição Lino de Lima" w:date="2018-12-08T22:53:33.6679511" w:id="2137276519">
              <w:rPr/>
            </w:rPrChange>
          </w:rPr>
          <w:t>alfabét</w:t>
        </w:r>
        <w:r w:rsidRPr="2883CEA5" w:rsidR="2883CEA5">
          <w:rPr>
            <w:lang w:val="pt-BR"/>
            <w:rPrChange w:author="Dandara Conceição Lino de Lima" w:date="2018-12-08T22:53:33.6679511" w:id="477066826">
              <w:rPr/>
            </w:rPrChange>
          </w:rPr>
          <w:t xml:space="preserve">icas </w:t>
        </w:r>
        <w:r w:rsidRPr="2883CEA5" w:rsidR="2883CEA5">
          <w:rPr>
            <w:lang w:val="pt-BR"/>
            <w:rPrChange w:author="Dandara Conceição Lino de Lima" w:date="2018-12-08T22:53:33.6679511" w:id="1840109503">
              <w:rPr/>
            </w:rPrChange>
          </w:rPr>
          <w:t xml:space="preserve">parecidas </w:t>
        </w:r>
      </w:ins>
      <w:ins w:author="Dandara Conceição Lino de Lima" w:date="2018-12-08T22:54:47.3712291" w:id="1478681907">
        <w:r w:rsidRPr="2883CEA5" w:rsidR="6D8B12F3">
          <w:rPr>
            <w:lang w:val="pt-BR"/>
            <w:rPrChange w:author="Dandara Conceição Lino de Lima" w:date="2018-12-08T22:53:33.6679511" w:id="1360325288">
              <w:rPr/>
            </w:rPrChange>
          </w:rPr>
          <w:t xml:space="preserve">j</w:t>
        </w:r>
        <w:r w:rsidRPr="2883CEA5" w:rsidR="6D8B12F3">
          <w:rPr>
            <w:lang w:val="pt-BR"/>
            <w:rPrChange w:author="Dandara Conceição Lino de Lima" w:date="2018-12-08T22:53:33.6679511" w:id="7546798">
              <w:rPr/>
            </w:rPrChange>
          </w:rPr>
          <w:t>untas, des</w:t>
        </w:r>
      </w:ins>
      <w:ins w:author="Dandara Conceição Lino de Lima" w:date="2018-12-08T22:53:33.6679511" w:id="1801272774">
        <w:r w:rsidRPr="2883CEA5" w:rsidR="2883CEA5">
          <w:rPr>
            <w:lang w:val="pt-BR"/>
            <w:rPrChange w:author="Dandara Conceição Lino de Lima" w:date="2018-12-08T22:53:33.6679511" w:id="894375849">
              <w:rPr/>
            </w:rPrChange>
          </w:rPr>
          <w:t>a</w:t>
        </w:r>
      </w:ins>
      <w:ins w:author="Dandara Conceição Lino de Lima" w:date="2018-12-08T22:54:47.3712291" w:id="2134106817">
        <w:r w:rsidRPr="2883CEA5" w:rsidR="6D8B12F3">
          <w:rPr>
            <w:lang w:val="pt-BR"/>
            <w:rPrChange w:author="Dandara Conceição Lino de Lima" w:date="2018-12-08T22:53:33.6679511" w:id="67264535">
              <w:rPr/>
            </w:rPrChange>
          </w:rPr>
          <w:t>fian</w:t>
        </w:r>
      </w:ins>
      <w:ins w:author="Dandara Conceição Lino de Lima" w:date="2018-12-08T22:53:33.6679511" w:id="446438770">
        <w:r w:rsidRPr="2883CEA5" w:rsidR="2883CEA5">
          <w:rPr>
            <w:lang w:val="pt-BR"/>
            <w:rPrChange w:author="Dandara Conceição Lino de Lima" w:date="2018-12-08T22:53:33.6679511" w:id="153524466">
              <w:rPr/>
            </w:rPrChange>
          </w:rPr>
          <w:t>do-as</w:t>
        </w:r>
      </w:ins>
      <w:ins w:author="Dandara Conceição Lino de Lima" w:date="2018-12-08T22:56:18.8731118" w:id="920224837">
        <w:r w:rsidRPr="2883CEA5" w:rsidR="013BBC29">
          <w:rPr>
            <w:lang w:val="pt-BR"/>
            <w:rPrChange w:author="Dandara Conceição Lino de Lima" w:date="2018-12-08T22:53:33.6679511" w:id="1264940136">
              <w:rPr/>
            </w:rPrChange>
          </w:rPr>
          <w:t xml:space="preserve"> a ler e escrever as palavras.</w:t>
        </w:r>
      </w:ins>
      <w:ins w:author="Dandara Conceição Lino de Lima" w:date="2018-12-08T22:53:33.6679511" w:id="1736948941">
        <w:r w:rsidRPr="2883CEA5" w:rsidR="2883CEA5">
          <w:rPr>
            <w:lang w:val="pt-BR"/>
            <w:rPrChange w:author="Dandara Conceição Lino de Lima" w:date="2018-12-08T22:53:33.6679511" w:id="1972384817">
              <w:rPr/>
            </w:rPrChange>
          </w:rPr>
          <w:t xml:space="preserve"> </w:t>
        </w:r>
      </w:ins>
      <w:ins w:author="Dandara Conceição Lino de Lima" w:date="2018-12-08T22:56:48.9211718" w:id="442972541">
        <w:r w:rsidRPr="2883CEA5" w:rsidR="7280D286">
          <w:rPr>
            <w:lang w:val="pt-BR"/>
            <w:rPrChange w:author="Dandara Conceição Lino de Lima" w:date="2018-12-08T22:53:33.6679511" w:id="1871318323">
              <w:rPr/>
            </w:rPrChange>
          </w:rPr>
          <w:t xml:space="preserve">Dessa forma a criança </w:t>
        </w:r>
      </w:ins>
      <w:ins w:author="Dandara Conceição Lino de Lima" w:date="2018-12-08T22:57:19.5863192" w:id="377012014">
        <w:r w:rsidRPr="2883CEA5" w:rsidR="15944E16">
          <w:rPr>
            <w:lang w:val="pt-BR"/>
            <w:rPrChange w:author="Dandara Conceição Lino de Lima" w:date="2018-12-08T22:53:33.6679511" w:id="1568206198">
              <w:rPr/>
            </w:rPrChange>
          </w:rPr>
          <w:t xml:space="preserve">poderá sistematizar a </w:t>
        </w:r>
        <w:r w:rsidRPr="15944E16" w:rsidR="15944E16">
          <w:rPr>
            <w:lang w:val="pt-BR"/>
            <w:rPrChange w:author="Dandara Conceição Lino de Lima" w:date="2018-12-08T22:57:19.5863192" w:id="1463205340">
              <w:rPr/>
            </w:rPrChange>
          </w:rPr>
          <w:t>escrita</w:t>
        </w:r>
      </w:ins>
      <w:ins w:author="Dandara Conceição Lino de Lima" w:date="2018-12-08T22:57:49.640219" w:id="1349849403">
        <w:r w:rsidRPr="15944E16" w:rsidR="7CD671D5">
          <w:rPr>
            <w:lang w:val="pt-BR"/>
            <w:rPrChange w:author="Dandara Conceição Lino de Lima" w:date="2018-12-08T22:57:19.5863192" w:id="1361795069">
              <w:rPr/>
            </w:rPrChange>
          </w:rPr>
          <w:t xml:space="preserve">, desenvolvendo melhor a</w:t>
        </w:r>
      </w:ins>
      <w:ins w:author="Dandara Conceição Lino de Lima" w:date="2018-12-08T22:58:19.8082906" w:id="1487861658">
        <w:r w:rsidRPr="15944E16" w:rsidR="4A6EE413">
          <w:rPr>
            <w:lang w:val="pt-BR"/>
            <w:rPrChange w:author="Dandara Conceição Lino de Lima" w:date="2018-12-08T22:57:19.5863192" w:id="864448743">
              <w:rPr/>
            </w:rPrChange>
          </w:rPr>
          <w:t xml:space="preserve">s</w:t>
        </w:r>
      </w:ins>
      <w:ins w:author="Dandara Conceição Lino de Lima" w:date="2018-12-08T22:57:49.640219" w:id="1824670372">
        <w:r w:rsidRPr="15944E16" w:rsidR="7CD671D5">
          <w:rPr>
            <w:lang w:val="pt-BR"/>
            <w:rPrChange w:author="Dandara Conceição Lino de Lima" w:date="2018-12-08T22:57:19.5863192" w:id="858324519">
              <w:rPr/>
            </w:rPrChange>
          </w:rPr>
          <w:t xml:space="preserve"> habilidades</w:t>
        </w:r>
      </w:ins>
      <w:ins w:author="Dandara Conceição Lino de Lima" w:date="2018-12-08T22:58:19.8082906" w:id="1022236929">
        <w:r w:rsidRPr="15944E16" w:rsidR="4A6EE413">
          <w:rPr>
            <w:lang w:val="pt-BR"/>
            <w:rPrChange w:author="Dandara Conceição Lino de Lima" w:date="2018-12-08T22:57:19.5863192" w:id="682887694">
              <w:rPr/>
            </w:rPrChange>
          </w:rPr>
          <w:t xml:space="preserve"> </w:t>
        </w:r>
        <w:r w:rsidRPr="15944E16" w:rsidR="4A6EE413">
          <w:rPr>
            <w:lang w:val="pt-BR"/>
            <w:rPrChange w:author="Dandara Conceição Lino de Lima" w:date="2018-12-08T22:57:19.5863192" w:id="10784460">
              <w:rPr/>
            </w:rPrChange>
          </w:rPr>
          <w:t xml:space="preserve">necess</w:t>
        </w:r>
      </w:ins>
      <w:ins w:author="Dandara Conceição Lino de Lima" w:date="2018-12-08T22:58:50.5879304" w:id="1806130976">
        <w:r w:rsidRPr="15944E16" w:rsidR="5FEDF34E">
          <w:rPr>
            <w:lang w:val="pt-BR"/>
            <w:rPrChange w:author="Dandara Conceição Lino de Lima" w:date="2018-12-08T22:57:19.5863192" w:id="1954471237">
              <w:rPr/>
            </w:rPrChange>
          </w:rPr>
          <w:t xml:space="preserve">á</w:t>
        </w:r>
      </w:ins>
      <w:ins w:author="Dandara Conceição Lino de Lima" w:date="2018-12-08T22:58:19.8082906" w:id="744204882">
        <w:r w:rsidRPr="15944E16" w:rsidR="4A6EE413">
          <w:rPr>
            <w:lang w:val="pt-BR"/>
            <w:rPrChange w:author="Dandara Conceição Lino de Lima" w:date="2018-12-08T22:57:19.5863192" w:id="1615306468">
              <w:rPr/>
            </w:rPrChange>
          </w:rPr>
          <w:t xml:space="preserve">rias</w:t>
        </w:r>
        <w:r w:rsidRPr="15944E16" w:rsidR="4A6EE413">
          <w:rPr>
            <w:lang w:val="pt-BR"/>
            <w:rPrChange w:author="Dandara Conceição Lino de Lima" w:date="2018-12-08T22:57:19.5863192" w:id="171380729">
              <w:rPr/>
            </w:rPrChange>
          </w:rPr>
          <w:t xml:space="preserve"> </w:t>
        </w:r>
      </w:ins>
      <w:ins w:author="Dandara Conceição Lino de Lima" w:date="2018-12-08T22:58:50.5879304" w:id="487213415">
        <w:r w:rsidRPr="15944E16" w:rsidR="5FEDF34E">
          <w:rPr>
            <w:lang w:val="pt-BR"/>
            <w:rPrChange w:author="Dandara Conceição Lino de Lima" w:date="2018-12-08T22:57:19.5863192" w:id="2065026873">
              <w:rPr/>
            </w:rPrChange>
          </w:rPr>
          <w:t xml:space="preserve">para a </w:t>
        </w:r>
      </w:ins>
      <w:ins w:author="Dandara Conceição Lino de Lima" w:date="2018-12-08T22:59:20.9652848" w:id="565631050">
        <w:r w:rsidRPr="15944E16" w:rsidR="7E61A33A">
          <w:rPr>
            <w:lang w:val="pt-BR"/>
            <w:rPrChange w:author="Dandara Conceição Lino de Lima" w:date="2018-12-08T22:57:19.5863192" w:id="275101681">
              <w:rPr/>
            </w:rPrChange>
          </w:rPr>
          <w:t xml:space="preserve">decodificação das letras </w:t>
        </w:r>
        <w:r w:rsidRPr="15944E16" w:rsidR="7E61A33A">
          <w:rPr>
            <w:lang w:val="pt-BR"/>
            <w:rPrChange w:author="Dandara Conceição Lino de Lima" w:date="2018-12-08T22:57:19.5863192" w:id="71181453">
              <w:rPr/>
            </w:rPrChange>
          </w:rPr>
          <w:t xml:space="preserve">e </w:t>
        </w:r>
      </w:ins>
      <w:ins w:author="Dandara Conceição Lino de Lima" w:date="2018-12-08T22:59:51.3097531" w:id="912342615">
        <w:r w:rsidRPr="15944E16" w:rsidR="599F5F3D">
          <w:rPr>
            <w:lang w:val="pt-BR"/>
            <w:rPrChange w:author="Dandara Conceição Lino de Lima" w:date="2018-12-08T22:57:19.5863192" w:id="655310293">
              <w:rPr/>
            </w:rPrChange>
          </w:rPr>
          <w:t xml:space="preserve">s</w:t>
        </w:r>
      </w:ins>
      <w:ins w:author="Gislene Cristina Ehlert" w:date="2018-12-09T12:38:10.6044298" w:id="997504444">
        <w:r w:rsidRPr="15944E16" w:rsidR="580E70D3">
          <w:rPr>
            <w:lang w:val="pt-BR"/>
            <w:rPrChange w:author="Dandara Conceição Lino de Lima" w:date="2018-12-08T22:57:19.5863192" w:id="2074141501">
              <w:rPr/>
            </w:rPrChange>
          </w:rPr>
          <w:t xml:space="preserve">í</w:t>
        </w:r>
      </w:ins>
    </w:p>
    <w:p w:rsidR="15944E16" w:rsidDel="7CD671D5" w:rsidP="15944E16" w:rsidRDefault="15944E16" w14:paraId="5C8014F3" w14:textId="55197EE3">
      <w:pPr>
        <w:pStyle w:val="Corpodetexto"/>
        <w:bidi w:val="0"/>
        <w:spacing w:before="0" w:beforeAutospacing="off" w:after="0" w:afterAutospacing="off" w:line="360" w:lineRule="auto"/>
        <w:ind w:left="0" w:right="0" w:firstLine="567"/>
        <w:jc w:val="both"/>
        <w:rPr>
          <w:del w:author="Dandara Conceição Lino de Lima" w:date="2018-12-08T22:57:49.640219" w:id="2061309401"/>
          <w:lang w:val="pt-BR"/>
          <w:rPrChange w:author="Dandara Conceição Lino de Lima" w:date="2018-12-08T22:57:19.5863192" w:id="1459024974">
            <w:rPr/>
          </w:rPrChange>
        </w:rPr>
        <w:pPrChange w:author="Dandara Conceição Lino de Lima" w:date="2018-12-08T22:57:19.5863192" w:id="26292103">
          <w:pPr/>
        </w:pPrChange>
      </w:pPr>
    </w:p>
    <w:p w:rsidR="731A7DE5" w:rsidDel="1671BDF1" w:rsidP="1990F6B7" w:rsidRDefault="731A7DE5" w14:paraId="40C83317" w14:textId="0176FDBB">
      <w:pPr>
        <w:pStyle w:val="Corpodetexto"/>
        <w:rPr>
          <w:del w:author="Dandara Conceição Lino de Lima" w:date="2018-12-08T22:52:33.2558457" w:id="894408861"/>
          <w:lang w:val="pt-BR"/>
          <w:rPrChange w:author="Dandara Conceição Lino de Lima" w:date="2018-12-08T22:52:02.9654458" w:id="1731427149">
            <w:rPr/>
          </w:rPrChange>
        </w:rPr>
        <w:pPrChange w:author="Dandara Conceição Lino de Lima" w:date="2018-12-08T22:52:02.9654458" w:id="1590181476">
          <w:pPr/>
        </w:pPrChange>
      </w:pPr>
      <w:ins w:author="Dandara Conceição Lino de Lima" w:date="2018-12-08T22:52:33.2558457" w:id="1298837450">
        <w:proofErr w:type="spellEnd"/>
      </w:ins>
      <w:proofErr w:type="spellEnd"/>
    </w:p>
    <w:p w:rsidR="1671BDF1" w:rsidDel="7FD3F023" w:rsidP="1671BDF1" w:rsidRDefault="1671BDF1" w14:paraId="3D6830DF" w14:textId="7738757B">
      <w:pPr>
        <w:pStyle w:val="Corpodetexto"/>
        <w:bidi w:val="0"/>
        <w:spacing w:before="0" w:beforeAutospacing="off" w:after="0" w:afterAutospacing="off" w:line="360" w:lineRule="auto"/>
        <w:ind w:left="0" w:right="0" w:firstLine="567"/>
        <w:jc w:val="both"/>
        <w:rPr>
          <w:del w:author="Dandara Conceição Lino de Lima" w:date="2018-12-08T22:53:03.5778797" w:id="726386370"/>
          <w:lang w:val="pt-BR"/>
          <w:rPrChange w:author="Dandara Conceição Lino de Lima" w:date="2018-12-08T22:52:33.2558457" w:id="1548160353">
            <w:rPr/>
          </w:rPrChange>
        </w:rPr>
        <w:pPrChange w:author="Dandara Conceição Lino de Lima" w:date="2018-12-08T22:52:33.2558457" w:id="1968013657">
          <w:pPr/>
        </w:pPrChange>
      </w:pPr>
    </w:p>
    <w:p w:rsidR="7FD3F023" w:rsidDel="2883CEA5" w:rsidP="7FD3F023" w:rsidRDefault="7FD3F023" w14:paraId="1AC1210B" w14:textId="73C3F225">
      <w:pPr>
        <w:pStyle w:val="Corpodetexto"/>
        <w:spacing w:before="0" w:beforeAutospacing="off" w:after="0" w:afterAutospacing="off" w:line="360" w:lineRule="auto"/>
        <w:ind w:left="0" w:right="0" w:firstLine="567"/>
        <w:jc w:val="both"/>
        <w:rPr>
          <w:del w:author="Dandara Conceição Lino de Lima" w:date="2018-12-08T22:53:33.6679511" w:id="1084327205"/>
          <w:lang w:val="pt-BR"/>
          <w:rPrChange w:author="Dandara Conceição Lino de Lima" w:date="2018-12-08T22:53:03.5778797" w:id="714593667">
            <w:rPr/>
          </w:rPrChange>
        </w:rPr>
        <w:pPrChange w:author="Dandara Conceição Lino de Lima" w:date="2018-12-08T22:53:03.5778797" w:id="2096757374">
          <w:pPr/>
        </w:pPrChange>
      </w:pPr>
    </w:p>
    <w:p w:rsidR="772A24F8" w:rsidDel="4A6EE413" w:rsidP="7CD671D5" w:rsidRDefault="772A24F8" w14:paraId="76992F21" w14:textId="01AD8CFA">
      <w:pPr>
        <w:pStyle w:val="Corpodetexto"/>
        <w:spacing w:before="0" w:beforeAutospacing="off" w:after="0" w:afterAutospacing="off" w:line="360" w:lineRule="auto"/>
        <w:ind w:left="0" w:right="0" w:firstLine="567"/>
        <w:jc w:val="both"/>
        <w:rPr>
          <w:ins w:author="Dandara Conceição Lino de Lima" w:date="2018-12-08T22:57:49.640219" w:id="186202737"/>
          <w:del w:author="Dandara Conceição Lino de Lima" w:date="2018-12-08T22:58:19.8082906" w:id="1840310080"/>
          <w:lang w:val="pt-BR"/>
          <w:rPrChange w:author="Dandara Conceição Lino de Lima" w:date="2018-12-08T22:57:49.640219" w:id="1946961605">
            <w:rPr/>
          </w:rPrChange>
        </w:rPr>
        <w:pPrChange w:author="Dandara Conceição Lino de Lima" w:date="2018-12-08T22:57:49.640219" w:id="1841966870">
          <w:pPr/>
        </w:pPrChange>
      </w:pPr>
    </w:p>
    <w:p w:rsidR="4A6EE413" w:rsidDel="7E61A33A" w:rsidP="5FEDF34E" w:rsidRDefault="4A6EE413" w14:paraId="2BDD988B" w14:textId="6B888755">
      <w:pPr>
        <w:pStyle w:val="Corpodetexto"/>
        <w:bidi w:val="0"/>
        <w:spacing w:before="0" w:beforeAutospacing="off" w:after="0" w:afterAutospacing="off" w:line="360" w:lineRule="auto"/>
        <w:ind w:left="0" w:right="0" w:firstLine="567"/>
        <w:jc w:val="both"/>
        <w:rPr>
          <w:del w:author="Dandara Conceição Lino de Lima" w:date="2018-12-08T22:59:20.9652848" w:id="120729501"/>
          <w:lang w:val="pt-BR"/>
          <w:rPrChange w:author="Dandara Conceição Lino de Lima" w:date="2018-12-08T22:58:50.5879304" w:id="811017623">
            <w:rPr/>
          </w:rPrChange>
        </w:rPr>
        <w:pPrChange w:author="Dandara Conceição Lino de Lima" w:date="2018-12-08T22:58:50.5879304" w:id="841360490">
          <w:pPr/>
        </w:pPrChange>
      </w:pPr>
      <w:ins w:author="Dandara Conceição Lino de Lima" w:date="2018-12-08T22:59:20.9652848" w:id="789424940">
        <w:del w:author="Gislene Cristina Ehlert" w:date="2018-12-09T12:38:10.6044298" w:id="1073575630">
          <w:r w:rsidRPr="7E61A33A" w:rsidDel="580E70D3" w:rsidR="7E61A33A">
            <w:rPr>
              <w:lang w:val="pt-BR"/>
              <w:rPrChange w:author="Dandara Conceição Lino de Lima" w:date="2018-12-08T22:59:20.9652848" w:id="327989751">
                <w:rPr/>
              </w:rPrChange>
            </w:rPr>
            <w:delText>i</w:delText>
          </w:r>
        </w:del>
        <w:r w:rsidRPr="7E61A33A" w:rsidR="7E61A33A">
          <w:rPr>
            <w:lang w:val="pt-BR"/>
            <w:rPrChange w:author="Dandara Conceição Lino de Lima" w:date="2018-12-08T22:59:20.9652848" w:id="540014194">
              <w:rPr/>
            </w:rPrChange>
          </w:rPr>
          <w:t>labas</w:t>
        </w:r>
        <w:r w:rsidRPr="7E61A33A" w:rsidR="7E61A33A">
          <w:rPr>
            <w:lang w:val="pt-BR"/>
            <w:rPrChange w:author="Dandara Conceição Lino de Lima" w:date="2018-12-08T22:59:20.9652848" w:id="886383720">
              <w:rPr/>
            </w:rPrChange>
          </w:rPr>
          <w:t>.</w:t>
        </w:r>
      </w:ins>
    </w:p>
    <w:p w:rsidR="7E61A33A" w:rsidP="678BA8A9" w:rsidRDefault="7E61A33A" w14:paraId="7D61657B" w14:textId="270C3E60" w14:noSpellErr="1">
      <w:pPr>
        <w:pStyle w:val="Corpodetexto"/>
        <w:spacing w:before="0" w:beforeAutospacing="off" w:after="0" w:afterAutospacing="off" w:line="360" w:lineRule="auto"/>
        <w:ind w:left="0" w:right="0" w:firstLine="567"/>
        <w:jc w:val="both"/>
        <w:rPr>
          <w:lang w:val="pt-BR"/>
          <w:rPrChange w:author="Leticia de Carvalho" w:date="2018-12-10T05:22:04.0584871" w:id="170308930">
            <w:rPr/>
          </w:rPrChange>
        </w:rPr>
        <w:pPrChange w:author="Leticia de Carvalho" w:date="2018-12-10T05:22:04.0584871" w:id="1347617199">
          <w:pPr/>
        </w:pPrChange>
      </w:pPr>
    </w:p>
    <w:p w:rsidR="772A24F8" w:rsidDel="48F1DC6C" w:rsidP="46672EF7" w:rsidRDefault="772A24F8" w14:paraId="5EBCF755" w14:textId="729182D0">
      <w:pPr>
        <w:pStyle w:val="Corpodetexto"/>
        <w:rPr>
          <w:del w:author="Gislene Cristina Ehlert" w:date="2018-12-08T17:21:03.3233278" w:id="366594590"/>
          <w:lang w:val="pt-BR"/>
          <w:rPrChange w:author="Gislene Cristina Ehlert" w:date="2018-12-08T17:20:33.0575379" w:id="1822617655">
            <w:rPr/>
          </w:rPrChange>
        </w:rPr>
        <w:pPrChange w:author="Gislene Cristina Ehlert" w:date="2018-12-08T17:20:33.0575379" w:id="1841966870">
          <w:pPr/>
        </w:pPrChange>
      </w:pPr>
      <w:r>
        <w:rPr>
          <w:rStyle w:val="CommentReference"/>
        </w:rPr>
      </w:r>
    </w:p>
    <w:p w:rsidR="48F1DC6C" w:rsidDel="355287E6" w:rsidP="31F08A17" w:rsidRDefault="48F1DC6C" w14:paraId="18E4A598" w14:textId="66ACD7A4">
      <w:pPr>
        <w:pStyle w:val="Corpodetexto"/>
        <w:rPr>
          <w:del w:author="Gislene Cristina Ehlert" w:date="2018-12-08T17:30:39.1729691" w:id="386948676"/>
          <w:lang w:val="pt-BR"/>
          <w:rPrChange w:author="Gislene Cristina Ehlert" w:date="2018-12-08T17:27:37.2662234" w:id="1576962922">
            <w:rPr/>
          </w:rPrChange>
        </w:rPr>
        <w:pPrChange w:author="Gislene Cristina Ehlert" w:date="2018-12-08T17:27:37.2662234" w:id="254593679">
          <w:pPr/>
        </w:pPrChange>
      </w:pPr>
    </w:p>
    <w:p w:rsidR="355287E6" w:rsidDel="4760EDEE" w:rsidP="355287E6" w:rsidRDefault="355287E6" w14:noSpellErr="1" w14:paraId="11EF0A88">
      <w:pPr>
        <w:pStyle w:val="Corpodetexto"/>
        <w:rPr>
          <w:del w:author="Gislene Cristina Ehlert" w:date="2018-12-08T17:31:14.5566305" w:id="1468024509"/>
          <w:lang w:val="pt-BR"/>
          <w:rPrChange w:author="Gislene Cristina Ehlert" w:date="2018-12-08T17:30:39.1729691" w:id="136569345">
            <w:rPr/>
          </w:rPrChange>
        </w:rPr>
        <w:pPrChange w:author="Gislene Cristina Ehlert" w:date="2018-12-08T17:30:39.1729691" w:id="962345851">
          <w:pPr/>
        </w:pPrChange>
      </w:pPr>
    </w:p>
    <w:p w:rsidR="7999C234" w:rsidDel="35A04D66" w:rsidP="424755B0" w:rsidRDefault="7999C234" w14:paraId="1E88E5DE" w14:textId="73677E1B">
      <w:pPr>
        <w:pStyle w:val="Corpodetexto"/>
        <w:rPr>
          <w:del w:author="Gislene Cristina Ehlert" w:date="2018-12-02T19:44:08.632635" w:id="867072374"/>
          <w:lang w:val="pt-BR"/>
          <w:rPrChange w:author="Gislene Cristina Ehlert" w:date="2018-12-02T19:43:38.4426067" w:id="2046799928">
            <w:rPr/>
          </w:rPrChange>
        </w:rPr>
        <w:pPrChange w:author="Gislene Cristina Ehlert" w:date="2018-12-02T19:43:38.4426067" w:id="530502866">
          <w:pPr>
            <w:pStyle w:val="Corpodetexto"/>
          </w:pPr>
        </w:pPrChange>
      </w:pPr>
      <w:del w:author="Gislene Cristina Ehlert" w:date="2018-12-08T17:22:03.9102215" w:id="1358574">
        <w:r w:rsidRPr="7999C234" w:rsidDel="51080FFB">
          <w:rPr>
            <w:lang w:val="pt-BR"/>
          </w:rPr>
          <w:delText xml:space="preserve">As crianças </w:delText>
        </w:r>
        <w:r w:rsidRPr="7999C234" w:rsidDel="51080FFB">
          <w:rPr>
            <w:lang w:val="pt-BR"/>
          </w:rPr>
          <w:delText xml:space="preserve">s</w:delText>
        </w:r>
      </w:del>
      <w:del w:author="Gislene Cristina Ehlert" w:date="2018-12-02T19:40:06.643407" w:id="489142591">
        <w:r w:rsidRPr="7999C234" w:rsidDel="5A8E33CE">
          <w:rPr>
            <w:lang w:val="pt-BR"/>
          </w:rPr>
          <w:delText xml:space="preserve">erão</w:delText>
        </w:r>
      </w:del>
      <w:del w:author="Gislene Cristina Ehlert" w:date="2018-12-08T17:22:03.9102215" w:id="1364744141">
        <w:r w:rsidRPr="7999C234" w:rsidDel="51080FFB">
          <w:rPr>
            <w:lang w:val="pt-BR"/>
          </w:rPr>
          <w:delText xml:space="preserve"> </w:delText>
        </w:r>
      </w:del>
      <w:del w:author="Gislene Cristina Ehlert" w:date="2018-12-08T17:22:03.9102215" w:id="293435680">
        <w:r w:rsidRPr="7999C234" w:rsidDel="51080FFB">
          <w:rPr>
            <w:lang w:val="pt-BR"/>
          </w:rPr>
          <w:delText xml:space="preserve">dispostas em duplas, auxiliando umas às outras, essa prática facilitará no avanço das hipóteses de </w:delText>
        </w:r>
        <w:r w:rsidRPr="7999C234" w:rsidDel="51080FFB">
          <w:rPr>
            <w:lang w:val="pt-BR"/>
          </w:rPr>
          <w:delText>escrita</w:delText>
        </w:r>
      </w:del>
      <w:del w:author="Gislene Cristina Ehlert" w:date="2018-12-08T17:22:03.9102215" w:id="563576112">
        <w:r w:rsidRPr="7999C234" w:rsidDel="51080FFB">
          <w:rPr>
            <w:lang w:val="pt-BR"/>
          </w:rPr>
          <w:delText xml:space="preserve">. </w:delText>
        </w:r>
      </w:del>
      <w:del w:author="Gislene Cristina Ehlert" w:date="2018-12-02T19:43:07.9678075" w:id="2102528399">
        <w:r w:rsidRPr="7999C234" w:rsidDel="012BE839">
          <w:rPr>
            <w:lang w:val="pt-BR"/>
          </w:rPr>
          <w:delText xml:space="preserve">Serão</w:delText>
        </w:r>
      </w:del>
    </w:p>
    <w:p w:rsidR="7999C234" w:rsidDel="13F0781B" w:rsidP="47677596" w:rsidRDefault="7999C234" w14:paraId="381478B9" w14:textId="312A23F3" w14:noSpellErr="1">
      <w:pPr>
        <w:pStyle w:val="Corpodetexto"/>
        <w:ind/>
        <w:rPr>
          <w:del w:author="Gislene Cristina Ehlert" w:date="2018-12-08T18:00:28.6923169" w:id="1605362671"/>
          <w:lang w:val="pt-BR"/>
          <w:rPrChange w:author="Dandara Conceição Lino de Lima" w:date="2018-12-08T17:49:51.5548596" w:id="1530343382">
            <w:rPr/>
          </w:rPrChange>
        </w:rPr>
        <w:pPrChange w:author="Dandara Conceição Lino de Lima" w:date="2018-12-08T17:49:51.5548596" w:id="865219596">
          <w:pPr>
            <w:pStyle w:val="Corpodetexto"/>
          </w:pPr>
        </w:pPrChange>
      </w:pPr>
      <w:del w:author="Gislene Cristina Ehlert" w:date="2018-12-02T19:44:08.632635" w:id="1260344874">
        <w:r w:rsidRPr="7999C234" w:rsidDel="35A04D66">
          <w:rPr>
            <w:lang w:val="pt-BR"/>
          </w:rPr>
          <w:delText xml:space="preserve"> distribuídos tablets para as crianças,</w:delText>
        </w:r>
      </w:del>
      <w:del w:author="Gislene Cristina Ehlert" w:date="2018-12-08T18:00:28.6923169" w:id="827188757">
        <w:r w:rsidRPr="7999C234" w:rsidDel="13F0781B">
          <w:rPr>
            <w:lang w:val="pt-BR"/>
          </w:rPr>
          <w:delText>descoberto</w:delText>
        </w:r>
      </w:del>
      <w:del w:author="Gislene Cristina Ehlert" w:date="2018-12-08T18:00:28.6923169" w:id="1618262679">
        <w:r w:rsidRPr="7999C234" w:rsidDel="13F0781B">
          <w:rPr>
            <w:lang w:val="pt-BR"/>
          </w:rPr>
          <w:delText xml:space="preserve">. </w:delText>
        </w:r>
      </w:del>
    </w:p>
    <w:p w:rsidR="7999C234" w:rsidDel="5F90663A" w:rsidP="678BA8A9" w:rsidRDefault="28D44647" w14:paraId="28158B0A" w14:textId="43FA928F" w14:noSpellErr="1">
      <w:pPr>
        <w:pStyle w:val="Corpodetexto"/>
        <w:bidi w:val="0"/>
        <w:spacing w:before="0" w:beforeAutospacing="off" w:after="0" w:afterAutospacing="off" w:line="360" w:lineRule="auto"/>
        <w:ind w:left="0" w:right="0" w:firstLine="567"/>
        <w:jc w:val="both"/>
        <w:rPr>
          <w:lang w:val="pt-BR"/>
          <w:rPrChange w:author="Leticia de Carvalho" w:date="2018-12-10T05:22:04.0584871" w:id="925174000">
            <w:rPr/>
          </w:rPrChange>
        </w:rPr>
        <w:pPrChange w:author="Leticia de Carvalho" w:date="2018-12-10T05:22:04.0584871" w:id="2132464397">
          <w:pPr>
            <w:pStyle w:val="Corpodetexto"/>
          </w:pPr>
        </w:pPrChange>
      </w:pPr>
      <w:del w:author="Gislene Cristina Ehlert" w:date="2018-12-08T17:24:05.1461789" w:id="1886340766">
        <w:r w:rsidRPr="28D44647" w:rsidDel="14FF9998">
          <w:rPr>
            <w:lang w:val="pt-BR"/>
          </w:rPr>
          <w:delText>Quando</w:delText>
        </w:r>
      </w:del>
      <w:del w:author="Gislene Cristina Ehlert" w:date="2018-12-08T17:24:05.1461789" w:id="441657904">
        <w:r w:rsidRPr="28D44647" w:rsidDel="14FF9998">
          <w:rPr>
            <w:lang w:val="pt-BR"/>
          </w:rPr>
          <w:delText xml:space="preserve"> a letra estiver errada aparecerá uma mão com sinal negativo e quando estiver correta com sinal afirmativo. Ao errar uma letra aparece uma segunda dica, caso errar novamente surgirá uma terceira e última. Se os estudantes não acertarem a palavra, o jogo pula para o próximo animal, lembrando que as dicas são referentes a uma característica do animal e</w:delText>
        </w:r>
      </w:del>
      <w:ins w:author="Gislene Cristina Ehlert" w:date="2018-12-08T17:44:48.1286141" w:id="312911456">
        <w:r w:rsidRPr="28D44647" w:rsidR="0CBA7AFA">
          <w:rPr>
            <w:lang w:val="pt-BR"/>
          </w:rPr>
          <w:t xml:space="preserve">A</w:t>
        </w:r>
      </w:ins>
      <w:del w:author="Gislene Cristina Ehlert" w:date="2018-12-08T17:44:48.1286141" w:id="1403820823">
        <w:r w:rsidRPr="28D44647" w:rsidDel="0CBA7AFA">
          <w:rPr>
            <w:lang w:val="pt-BR"/>
          </w:rPr>
          <w:delText xml:space="preserve"> que a</w:delText>
        </w:r>
      </w:del>
      <w:r w:rsidRPr="28D44647">
        <w:rPr>
          <w:lang w:val="pt-BR"/>
        </w:rPr>
        <w:t xml:space="preserve"> mediação do professor é importante e </w:t>
      </w:r>
      <w:r w:rsidRPr="28D44647">
        <w:rPr>
          <w:lang w:val="pt-BR"/>
        </w:rPr>
        <w:t xml:space="preserve">necessária </w:t>
      </w:r>
      <w:r w:rsidRPr="28D44647">
        <w:rPr>
          <w:lang w:val="pt-BR"/>
        </w:rPr>
        <w:t>durante todo o jogo</w:t>
      </w:r>
      <w:ins w:author="Gislene Cristina Ehlert" w:date="2018-12-08T17:44:48.1286141" w:id="2041998179">
        <w:r w:rsidRPr="28D44647" w:rsidR="0CBA7AFA">
          <w:rPr>
            <w:lang w:val="pt-BR"/>
          </w:rPr>
          <w:t xml:space="preserve">, </w:t>
        </w:r>
      </w:ins>
      <w:ins w:author="Gislene Cristina Ehlert" w:date="2018-12-08T17:45:18.4589141" w:id="977160638">
        <w:r w:rsidRPr="28D44647" w:rsidR="58B5E69C">
          <w:rPr>
            <w:lang w:val="pt-BR"/>
          </w:rPr>
          <w:t xml:space="preserve">devido a</w:t>
        </w:r>
        <w:r w:rsidRPr="58B5E69C" w:rsidR="58B5E69C">
          <w:rPr>
            <w:lang w:val="pt-BR"/>
            <w:rPrChange w:author="Gislene Cristina Ehlert" w:date="2018-12-08T17:45:18.4589141" w:id="1794907265">
              <w:rPr/>
            </w:rPrChange>
          </w:rPr>
          <w:t xml:space="preserve">s dúvidas que as crianças</w:t>
        </w:r>
      </w:ins>
      <w:ins w:author="Dandara Conceição Lino de Lima" w:date="2018-12-08T17:46:19.0595559" w:id="1640358838">
        <w:r w:rsidRPr="58B5E69C" w:rsidR="54C2B2CF">
          <w:rPr>
            <w:lang w:val="pt-BR"/>
            <w:rPrChange w:author="Gislene Cristina Ehlert" w:date="2018-12-08T17:45:18.4589141" w:id="1785917287">
              <w:rPr/>
            </w:rPrChange>
          </w:rPr>
          <w:t xml:space="preserve"> têm</w:t>
        </w:r>
      </w:ins>
      <w:ins w:author="Gislene Cristina Ehlert" w:date="2018-12-08T17:48:50.4926273" w:id="1637652217">
        <w:del w:author="Dandara Conceição Lino de Lima" w:date="2018-12-08T18:22:42.3018308" w:id="2105470131">
          <w:r w:rsidRPr="58B5E69C" w:rsidDel="758BD6EF" w:rsidR="0AB7D28D">
            <w:rPr>
              <w:lang w:val="pt-BR"/>
              <w:rPrChange w:author="Gislene Cristina Ehlert" w:date="2018-12-08T17:45:18.4589141" w:id="1433047092">
                <w:rPr/>
              </w:rPrChange>
            </w:rPr>
            <w:delText xml:space="preserve">,</w:delText>
          </w:r>
        </w:del>
      </w:ins>
      <w:ins w:author="Gislene Cristina Ehlert" w:date="2018-12-08T17:46:49.3681867" w:id="506549959">
        <w:r w:rsidRPr="58B5E69C" w:rsidR="62ACDB43">
          <w:rPr>
            <w:lang w:val="pt-BR"/>
            <w:rPrChange w:author="Gislene Cristina Ehlert" w:date="2018-12-08T17:45:18.4589141" w:id="1907861716">
              <w:rPr/>
            </w:rPrChange>
          </w:rPr>
          <w:t xml:space="preserve"> em relação a algumas palavras. </w:t>
        </w:r>
      </w:ins>
      <w:ins w:author="Gislene Cristina Ehlert" w:date="2018-12-08T17:48:50.4926273" w:id="1205215756">
        <w:r w:rsidRPr="58B5E69C" w:rsidR="0AB7D28D">
          <w:rPr>
            <w:lang w:val="pt-BR"/>
            <w:rPrChange w:author="Gislene Cristina Ehlert" w:date="2018-12-08T17:45:18.4589141" w:id="870265639">
              <w:rPr/>
            </w:rPrChange>
          </w:rPr>
          <w:t xml:space="preserve">O educador deve estimular </w:t>
        </w:r>
      </w:ins>
      <w:ins w:author="Gislene Cristina Ehlert" w:date="2018-12-08T17:49:21.134871" w:id="2051012406">
        <w:r w:rsidRPr="58B5E69C" w:rsidR="6CDC1C33">
          <w:rPr>
            <w:lang w:val="pt-BR"/>
            <w:rPrChange w:author="Gislene Cristina Ehlert" w:date="2018-12-08T17:45:18.4589141" w:id="1733474226">
              <w:rPr/>
            </w:rPrChange>
          </w:rPr>
          <w:t xml:space="preserve">e instigar as crianças </w:t>
        </w:r>
      </w:ins>
      <w:ins w:author="Dandara Conceição Lino de Lima" w:date="2018-12-08T18:05:31.8426246" w:id="1041982508">
        <w:r w:rsidRPr="58B5E69C" w:rsidR="66808136">
          <w:rPr>
            <w:lang w:val="pt-BR"/>
            <w:rPrChange w:author="Gislene Cristina Ehlert" w:date="2018-12-08T17:45:18.4589141" w:id="186653713">
              <w:rPr/>
            </w:rPrChange>
          </w:rPr>
          <w:t xml:space="preserve">a pensarem c</w:t>
        </w:r>
      </w:ins>
      <w:ins w:author="Gislene Cristina Ehlert" w:date="2018-12-08T18:14:06.7841659" w:id="293431820">
        <w:r w:rsidRPr="58B5E69C" w:rsidR="1898BAFD">
          <w:rPr>
            <w:lang w:val="pt-BR"/>
            <w:rPrChange w:author="Gislene Cristina Ehlert" w:date="2018-12-08T17:45:18.4589141" w:id="219117494">
              <w:rPr/>
            </w:rPrChange>
          </w:rPr>
          <w:t xml:space="preserve">omo é a escrita corretam</w:t>
        </w:r>
      </w:ins>
      <w:ins w:author="Dandara Conceição Lino de Lima" w:date="2018-12-08T18:21:41.658613" w:id="1335237562">
        <w:r w:rsidRPr="58B5E69C" w:rsidR="2306DA9F">
          <w:rPr>
            <w:lang w:val="pt-BR"/>
            <w:rPrChange w:author="Gislene Cristina Ehlert" w:date="2018-12-08T17:45:18.4589141" w:id="1199134971">
              <w:rPr/>
            </w:rPrChange>
          </w:rPr>
          <w:t xml:space="preserve">ente</w:t>
        </w:r>
      </w:ins>
      <w:ins w:author="Dandara Conceição Lino de Lima" w:date="2018-12-08T22:50:31.9031506" w:id="381793599">
        <w:r w:rsidRPr="58B5E69C" w:rsidR="1DB16B10">
          <w:rPr>
            <w:lang w:val="pt-BR"/>
            <w:rPrChange w:author="Gislene Cristina Ehlert" w:date="2018-12-08T17:45:18.4589141" w:id="1117692781">
              <w:rPr/>
            </w:rPrChange>
          </w:rPr>
          <w:t xml:space="preserve">.</w:t>
        </w:r>
      </w:ins>
      <w:ins w:author="Gislene Cristina Ehlert" w:date="2018-12-08T18:28:46.4426993" w:id="569379553">
        <w:del w:author="Vanessa Cristina Viebrantz" w:date="2018-12-08T19:15:00.5018654" w:id="341698777">
          <w:r w:rsidRPr="58B5E69C" w:rsidDel="6BAEC581" w:rsidR="4E35C966">
            <w:rPr>
              <w:lang w:val="pt-BR"/>
              <w:rPrChange w:author="Gislene Cristina Ehlert" w:date="2018-12-08T17:45:18.4589141" w:id="693476553">
                <w:rPr/>
              </w:rPrChange>
            </w:rPr>
            <w:delText xml:space="preserve"> </w:delText>
          </w:r>
        </w:del>
      </w:ins>
      <w:ins w:author="Gislene Cristina Ehlert" w:date="2018-12-08T17:45:48.6890511" w:id="2029062274">
        <w:del w:author="Dandara Conceição Lino de Lima" w:date="2018-12-08T17:46:19.0595559" w:id="445613447">
          <w:r w:rsidRPr="58B5E69C" w:rsidDel="54C2B2CF" w:rsidR="79E894BF">
            <w:rPr>
              <w:lang w:val="pt-BR"/>
              <w:rPrChange w:author="Gislene Cristina Ehlert" w:date="2018-12-08T17:45:18.4589141" w:id="1190617598">
                <w:rPr/>
              </w:rPrChange>
            </w:rPr>
            <w:delText xml:space="preserve">O professor tem que acompanhar </w:delText>
          </w:r>
        </w:del>
      </w:ins>
    </w:p>
    <w:p w:rsidR="7999C234" w:rsidDel="5F90663A" w:rsidP="13F0781B" w:rsidRDefault="28D44647" w14:paraId="31517DEE" w14:textId="5BE87E7A" w14:noSpellErr="1">
      <w:pPr>
        <w:pStyle w:val="Corpodetexto"/>
        <w:ind w:firstLine="0"/>
        <w:rPr>
          <w:del w:author="Gislene Cristina Ehlert" w:date="2018-12-08T18:00:59.1142109" w:id="832770946"/>
          <w:lang w:val="pt-BR"/>
        </w:rPr>
        <w:pPrChange w:author="Gislene Cristina Ehlert" w:date="2018-12-08T18:00:28.6923169" w:id="2132464397">
          <w:pPr>
            <w:pStyle w:val="Corpodetexto"/>
          </w:pPr>
        </w:pPrChange>
      </w:pPr>
      <w:r w:rsidR="00F003F8">
        <w:rPr>
          <w:rStyle w:val="Refdecomentrio"/>
        </w:rPr>
      </w:r>
    </w:p>
    <w:p w:rsidR="7999C234" w:rsidDel="351564A5" w:rsidP="5F90663A" w:rsidRDefault="7999C234" w14:paraId="3F7AAC9B" w14:textId="713A8F69">
      <w:pPr>
        <w:pStyle w:val="Corpodetexto"/>
        <w:ind w:firstLine="0"/>
        <w:rPr>
          <w:del w:author="Gislene Cristina Ehlert" w:date="2018-12-08T18:01:29.6107009" w:id="284086385"/>
          <w:lang w:val="pt-BR"/>
        </w:rPr>
        <w:pPrChange w:author="Gislene Cristina Ehlert" w:date="2018-12-08T18:00:59.1142109" w:id="1249987041">
          <w:pPr>
            <w:pStyle w:val="Corpodetexto"/>
          </w:pPr>
        </w:pPrChange>
      </w:pPr>
    </w:p>
    <w:p w:rsidR="351564A5" w:rsidP="351564A5" w:rsidRDefault="351564A5" w14:noSpellErr="1" w14:paraId="59CC9DCF">
      <w:pPr>
        <w:pStyle w:val="Corpodetexto"/>
        <w:ind w:firstLine="0"/>
        <w:rPr>
          <w:lang w:val="pt-BR"/>
          <w:rPrChange w:author="Gislene Cristina Ehlert" w:date="2018-12-08T18:01:29.6107009" w:id="556563642">
            <w:rPr/>
          </w:rPrChange>
        </w:rPr>
        <w:pPrChange w:author="Gislene Cristina Ehlert" w:date="2018-12-08T18:01:29.6107009" w:id="1793423848">
          <w:pPr/>
        </w:pPrChange>
      </w:pPr>
    </w:p>
    <w:p w:rsidR="7999C234" w:rsidP="64869FD6" w:rsidRDefault="64869FD6" w14:paraId="6B83277B" w14:textId="54B1B887" w14:noSpellErr="1">
      <w:pPr>
        <w:pStyle w:val="Ttulo1"/>
        <w:ind w:left="431" w:hanging="431"/>
        <w:rPr>
          <w:ins w:author="Gislene Cristina Ehlert" w:date="2018-12-08T18:01:29.6107009" w:id="1157424656"/>
          <w:lang w:val="pt-BR"/>
        </w:rPr>
      </w:pPr>
      <w:r>
        <w:rPr/>
        <w:t xml:space="preserve">RESULTADOS ESPERADOS </w:t>
      </w:r>
    </w:p>
    <w:p w:rsidR="351564A5" w:rsidP="351564A5" w:rsidRDefault="351564A5" w14:noSpellErr="1" w14:paraId="0978C7AC" w14:textId="37EA88BE">
      <w:pPr>
        <w:pStyle w:val="Ttulo1"/>
        <w:numPr>
          <w:numId w:val="0"/>
        </w:numPr>
        <w:ind w:left="-431" w:hanging="0"/>
        <w:pPrChange w:author="Gislene Cristina Ehlert" w:date="2018-12-08T18:01:29.6107009" w:id="1598362601">
          <w:pPr/>
        </w:pPrChange>
      </w:pPr>
    </w:p>
    <w:p w:rsidR="7999C234" w:rsidP="748364DE" w:rsidRDefault="28D44647" w14:paraId="43F27169" w14:textId="102844B5">
      <w:pPr>
        <w:spacing w:line="360" w:lineRule="auto"/>
        <w:ind w:firstLine="567"/>
        <w:jc w:val="both"/>
        <w:rPr>
          <w:color w:val="000000" w:themeColor="text1" w:themeTint="FF" w:themeShade="FF"/>
          <w:sz w:val="24"/>
          <w:szCs w:val="24"/>
          <w:lang w:val="pt-BR"/>
          <w:rPrChange w:author="Dandara Conceição Lino de Lima" w:date="2018-12-08T23:04:24.3023026" w:id="453027487">
            <w:rPr/>
          </w:rPrChange>
        </w:rPr>
        <w:pPrChange w:author="Dandara Conceição Lino de Lima" w:date="2018-12-08T23:04:24.3023026" w:id="29255378">
          <w:pPr>
            <w:ind w:firstLine="567"/>
            <w:jc w:val="both"/>
          </w:pPr>
        </w:pPrChange>
      </w:pPr>
      <w:ins w:author="Gislene Cristina Ehlert" w:date="2018-12-08T18:33:19.0646912" w:id="130972005">
        <w:r w:rsidRPr="28D44647">
          <w:rPr>
            <w:color w:val="000000" w:themeColor="text1"/>
            <w:sz w:val="24"/>
            <w:szCs w:val="24"/>
            <w:lang w:val="pt-BR"/>
          </w:rPr>
          <w:t xml:space="preserve">Com a aplicação do jogo “adivinha bicho” espe</w:t>
        </w:r>
      </w:ins>
      <w:ins w:author="Dandara Conceição Lino de Lima" w:date="2018-12-08T18:33:49.2641732" w:id="2105111877">
        <w:r w:rsidRPr="28D44647" w:rsidR="5A92AE03">
          <w:rPr>
            <w:color w:val="000000" w:themeColor="text1"/>
            <w:sz w:val="24"/>
            <w:szCs w:val="24"/>
            <w:lang w:val="pt-BR"/>
          </w:rPr>
          <w:t xml:space="preserve">ra-se </w:t>
        </w:r>
      </w:ins>
      <w:ins w:author="Gislene Cristina Ehlert" w:date="2018-12-08T18:33:19.0646912" w:id="366442616">
        <w:del w:author="Dandara Conceição Lino de Lima" w:date="2018-12-08T18:33:49.2641732" w:id="409993279">
          <w:r w:rsidRPr="28D44647" w:rsidDel="5A92AE03">
            <w:rPr>
              <w:color w:val="000000" w:themeColor="text1"/>
              <w:sz w:val="24"/>
              <w:szCs w:val="24"/>
              <w:lang w:val="pt-BR"/>
            </w:rPr>
            <w:delText xml:space="preserve"> </w:delText>
          </w:r>
        </w:del>
        <w:r w:rsidRPr="28D44647">
          <w:rPr>
            <w:color w:val="000000" w:themeColor="text1"/>
            <w:sz w:val="24"/>
            <w:szCs w:val="24"/>
            <w:lang w:val="pt-BR"/>
          </w:rPr>
          <w:t xml:space="preserve">que as crianças consigam avançar nas hipóteses de escrita, visto que, em uma sala de anos iniciais há uma diversidade delas e que na mesma possuem educandos com obstáculos em evoluir nas etapas silábicas. Portanto, </w:t>
        </w:r>
      </w:ins>
      <w:ins w:author="Dandara Conceição Lino de Lima" w:date="2018-12-08T19:01:21.7370137" w:id="1077105776">
        <w:r w:rsidRPr="28D44647" w:rsidR="72969EC9">
          <w:rPr>
            <w:color w:val="000000" w:themeColor="text1"/>
            <w:sz w:val="24"/>
            <w:szCs w:val="24"/>
            <w:lang w:val="pt-BR"/>
          </w:rPr>
          <w:t xml:space="preserve">que </w:t>
        </w:r>
      </w:ins>
      <w:ins w:author="Gislene Cristina Ehlert" w:date="2018-12-08T18:55:12.0872922" w:id="266129555">
        <w:r w:rsidRPr="28D44647" w:rsidR="0030565A">
          <w:rPr>
            <w:color w:val="000000" w:themeColor="text1"/>
            <w:sz w:val="24"/>
            <w:szCs w:val="24"/>
            <w:lang w:val="pt-BR"/>
          </w:rPr>
          <w:t xml:space="preserve">as </w:t>
        </w:r>
      </w:ins>
      <w:ins w:author="Vanessa Cristina Viebrantz" w:date="2018-12-08T10:18:34.9742987" w:id="23043869">
        <w:del w:author="Gislene Cristina Ehlert" w:date="2018-12-08T18:33:19.0646912" w:id="913166263">
          <w:r w:rsidRPr="00071D83" w:rsidDel="27CD20F4">
            <w:rPr>
              <w:color w:val="000000" w:themeColor="text1"/>
              <w:sz w:val="24"/>
              <w:szCs w:val="24"/>
              <w:highlight w:val="yellow"/>
              <w:lang w:val="pt-BR"/>
              <w:rPrChange w:author="Mauricio Capobianco Lopes" w:date="2018-11-06T15:57:00Z" w:id="77">
                <w:rPr>
                  <w:color w:val="000000" w:themeColor="text1"/>
                  <w:sz w:val="24"/>
                  <w:szCs w:val="24"/>
                  <w:lang w:val="pt-BR"/>
                </w:rPr>
              </w:rPrChange>
            </w:rPr>
            <w:delText>que as</w:delText>
          </w:r>
        </w:del>
      </w:ins>
      <w:del w:author="Gislene Cristina Ehlert" w:date="2018-12-08T18:33:19.0646912" w:id="1708231763">
        <w:r w:rsidRPr="28D44647" w:rsidDel="27CD20F4">
          <w:rPr>
            <w:color w:val="000000" w:themeColor="text1"/>
            <w:sz w:val="24"/>
            <w:szCs w:val="24"/>
            <w:lang w:val="pt-BR"/>
          </w:rPr>
          <w:delText xml:space="preserve"> </w:delText>
        </w:r>
      </w:del>
      <w:r w:rsidRPr="28D44647">
        <w:rPr>
          <w:color w:val="000000" w:themeColor="text1"/>
          <w:sz w:val="24"/>
          <w:szCs w:val="24"/>
          <w:lang w:val="pt-BR"/>
        </w:rPr>
        <w:t xml:space="preserve">crianças p</w:t>
      </w:r>
      <w:r w:rsidRPr="28D44647">
        <w:rPr>
          <w:sz w:val="24"/>
          <w:szCs w:val="24"/>
          <w:lang w:val="pt-BR"/>
        </w:rPr>
        <w:t xml:space="preserve">ossam perceber e compreender ao escrever as palavras, se contém acentos e qual o lugar correto de </w:t>
      </w:r>
      <w:del w:author="Dandara Conceição Lino de Lima" w:date="2018-12-08T18:34:19.4721323" w:id="1386229334">
        <w:r w:rsidRPr="28D44647" w:rsidDel="6D1D37D6">
          <w:rPr>
            <w:sz w:val="24"/>
            <w:szCs w:val="24"/>
            <w:lang w:val="pt-BR"/>
          </w:rPr>
          <w:delText>coloc</w:delText>
        </w:r>
      </w:del>
      <w:ins w:author="Gislene Cristina Ehlert" w:date="2018-11-07T15:29:31.1037126" w:id="815741029">
        <w:del w:author="Dandara Conceição Lino de Lima" w:date="2018-12-08T18:34:19.4721323" w:id="1210092919">
          <w:r w:rsidRPr="28D44647" w:rsidDel="6D1D37D6" w:rsidR="309F3865">
            <w:rPr>
              <w:sz w:val="24"/>
              <w:szCs w:val="24"/>
              <w:lang w:val="pt-BR"/>
            </w:rPr>
            <w:delText>á</w:delText>
          </w:r>
        </w:del>
      </w:ins>
      <w:del w:author="Gislene Cristina Ehlert" w:date="2018-11-07T15:29:00.1954461" w:id="471224954">
        <w:r w:rsidRPr="28D44647" w:rsidDel="0724D007">
          <w:rPr>
            <w:sz w:val="24"/>
            <w:szCs w:val="24"/>
            <w:lang w:val="pt-BR"/>
          </w:rPr>
          <w:delText>a</w:delText>
        </w:r>
      </w:del>
      <w:ins w:author="Dandara Conceição Lino de Lima" w:date="2018-12-08T18:34:19.4721323" w:id="747842332">
        <w:r w:rsidRPr="6D1D37D6" w:rsidR="6D1D37D6">
          <w:rPr>
            <w:sz w:val="24"/>
            <w:szCs w:val="24"/>
            <w:lang w:val="pt-BR"/>
            <w:rPrChange w:author="Dandara Conceição Lino de Lima" w:date="2018-12-08T18:34:19.4721323" w:id="657698221">
              <w:rPr/>
            </w:rPrChange>
          </w:rPr>
          <w:t>coloc</w:t>
        </w:r>
        <w:r w:rsidRPr="6D1D37D6" w:rsidR="6D1D37D6">
          <w:rPr>
            <w:sz w:val="24"/>
            <w:szCs w:val="24"/>
            <w:lang w:val="pt-BR"/>
            <w:rPrChange w:author="Dandara Conceição Lino de Lima" w:date="2018-12-08T18:34:19.4721323" w:id="969909805">
              <w:rPr/>
            </w:rPrChange>
          </w:rPr>
          <w:t>á</w:t>
        </w:r>
      </w:ins>
      <w:r w:rsidRPr="28D44647">
        <w:rPr>
          <w:sz w:val="24"/>
          <w:szCs w:val="24"/>
          <w:lang w:val="pt-BR"/>
        </w:rPr>
        <w:t xml:space="preserve">-los</w:t>
      </w:r>
      <w:ins w:author="Dandara Conceição Lino de Lima" w:date="2018-12-08T23:00:52.044328" w:id="459956661">
        <w:r w:rsidRPr="28D44647" w:rsidR="505086A8">
          <w:rPr>
            <w:sz w:val="24"/>
            <w:szCs w:val="24"/>
            <w:lang w:val="pt-BR"/>
          </w:rPr>
          <w:t xml:space="preserve">.</w:t>
        </w:r>
      </w:ins>
      <w:del w:author="Dandara Conceição Lino de Lima" w:date="2018-12-08T23:00:52.044328" w:id="677231860">
        <w:r w:rsidRPr="28D44647" w:rsidDel="505086A8">
          <w:rPr>
            <w:sz w:val="24"/>
            <w:szCs w:val="24"/>
            <w:lang w:val="pt-BR"/>
          </w:rPr>
          <w:delText xml:space="preserve">,</w:delText>
        </w:r>
      </w:del>
      <w:r w:rsidRPr="28D44647">
        <w:rPr>
          <w:sz w:val="24"/>
          <w:szCs w:val="24"/>
          <w:lang w:val="pt-BR"/>
        </w:rPr>
        <w:t xml:space="preserve"> </w:t>
      </w:r>
      <w:ins w:author="Dandara Conceição Lino de Lima" w:date="2018-12-08T23:00:52.044328" w:id="295003501">
        <w:r w:rsidRPr="28D44647" w:rsidR="505086A8">
          <w:rPr>
            <w:sz w:val="24"/>
            <w:szCs w:val="24"/>
            <w:lang w:val="pt-BR"/>
          </w:rPr>
          <w:t xml:space="preserve">D</w:t>
        </w:r>
      </w:ins>
      <w:del w:author="Dandara Conceição Lino de Lima" w:date="2018-12-08T23:00:52.044328" w:id="1385397216">
        <w:r w:rsidRPr="28D44647" w:rsidDel="505086A8">
          <w:rPr>
            <w:sz w:val="24"/>
            <w:szCs w:val="24"/>
            <w:lang w:val="pt-BR"/>
          </w:rPr>
          <w:delText xml:space="preserve">d</w:delText>
        </w:r>
      </w:del>
      <w:r w:rsidRPr="28D44647">
        <w:rPr>
          <w:sz w:val="24"/>
          <w:szCs w:val="24"/>
          <w:lang w:val="pt-BR"/>
        </w:rPr>
        <w:t xml:space="preserve">etectar as palavras aonde os sons e </w:t>
      </w:r>
      <w:ins w:author="Gislene Cristina Ehlert" w:date="2018-12-01T19:56:59.1131925" w:id="411855241">
        <w:r w:rsidRPr="28D44647">
          <w:rPr>
            <w:sz w:val="24"/>
            <w:szCs w:val="24"/>
            <w:lang w:val="pt-BR"/>
          </w:rPr>
          <w:t xml:space="preserve">pron</w:t>
        </w:r>
      </w:ins>
      <w:ins w:author="Gislene Cristina Ehlert" w:date="2018-12-01T19:57:30.11344" w:id="1668217760">
        <w:r w:rsidRPr="28D44647" w:rsidR="05DAA8C5">
          <w:rPr>
            <w:sz w:val="24"/>
            <w:szCs w:val="24"/>
            <w:lang w:val="pt-BR"/>
          </w:rPr>
          <w:t xml:space="preserve">ú</w:t>
        </w:r>
      </w:ins>
      <w:ins w:author="Gislene Cristina Ehlert" w:date="2018-12-01T19:56:59.1131925" w:id="1475171852">
        <w:r w:rsidRPr="28D44647">
          <w:rPr>
            <w:sz w:val="24"/>
            <w:szCs w:val="24"/>
            <w:lang w:val="pt-BR"/>
          </w:rPr>
          <w:t xml:space="preserve">ncias </w:t>
        </w:r>
      </w:ins>
      <w:r w:rsidRPr="28D44647">
        <w:rPr>
          <w:sz w:val="24"/>
          <w:szCs w:val="24"/>
          <w:lang w:val="pt-BR"/>
        </w:rPr>
        <w:t>são parecidas e adquirir a habilidade de diferenciar, já que, na hipótese alfabética apresentam maiores dificuldades nesse aspecto</w:t>
      </w:r>
      <w:del w:author="Mauricio Capobianco Lopes" w:date="2018-11-06T15:58:00Z" w:id="80">
        <w:r w:rsidRPr="28D44647" w:rsidDel="00071D83">
          <w:rPr>
            <w:sz w:val="24"/>
            <w:szCs w:val="24"/>
            <w:lang w:val="pt-BR"/>
          </w:rPr>
          <w:delText>,</w:delText>
        </w:r>
      </w:del>
      <w:r w:rsidRPr="28D44647">
        <w:rPr>
          <w:sz w:val="24"/>
          <w:szCs w:val="24"/>
          <w:lang w:val="pt-BR"/>
        </w:rPr>
        <w:t xml:space="preserve"> e confundem algumas letras com as </w:t>
      </w:r>
      <w:r w:rsidRPr="28D44647">
        <w:rPr>
          <w:sz w:val="24"/>
          <w:szCs w:val="24"/>
          <w:lang w:val="pt-BR"/>
        </w:rPr>
        <w:t xml:space="preserve">suas sonoridade</w:t>
      </w:r>
      <w:ins w:author="Dandara Conceição Lino de Lima" w:date="2018-12-08T23:01:22.4100619" w:id="2036093099">
        <w:r w:rsidRPr="28D44647" w:rsidR="1EDC9DB1">
          <w:rPr>
            <w:sz w:val="24"/>
            <w:szCs w:val="24"/>
            <w:lang w:val="pt-BR"/>
          </w:rPr>
          <w:t xml:space="preserve">s</w:t>
        </w:r>
      </w:ins>
      <w:r w:rsidRPr="28D44647">
        <w:rPr>
          <w:sz w:val="24"/>
          <w:szCs w:val="24"/>
          <w:lang w:val="pt-BR"/>
        </w:rPr>
        <w:t xml:space="preserve">, como, s e z; j e g; </w:t>
      </w:r>
      <w:proofErr w:type="spellStart"/>
      <w:r w:rsidRPr="28D44647">
        <w:rPr>
          <w:sz w:val="24"/>
          <w:szCs w:val="24"/>
          <w:lang w:val="pt-BR"/>
        </w:rPr>
        <w:t>ch</w:t>
      </w:r>
      <w:proofErr w:type="spellEnd"/>
      <w:r w:rsidRPr="28D44647">
        <w:rPr>
          <w:sz w:val="24"/>
          <w:szCs w:val="24"/>
          <w:lang w:val="pt-BR"/>
        </w:rPr>
        <w:t xml:space="preserve"> e </w:t>
      </w:r>
      <w:r w:rsidRPr="28D44647">
        <w:rPr>
          <w:sz w:val="24"/>
          <w:szCs w:val="24"/>
          <w:lang w:val="pt-BR"/>
        </w:rPr>
        <w:t>x</w:t>
      </w:r>
      <w:ins w:author="Dandara Conceição Lino de Lima" w:date="2018-12-08T23:01:52.5939867" w:id="1773134794">
        <w:r w:rsidRPr="28D44647" w:rsidR="2876B2CC">
          <w:rPr>
            <w:sz w:val="24"/>
            <w:szCs w:val="24"/>
            <w:lang w:val="pt-BR"/>
          </w:rPr>
          <w:t xml:space="preserve">, o jogo auxilia </w:t>
        </w:r>
        <w:r w:rsidRPr="28D44647" w:rsidR="2876B2CC">
          <w:rPr>
            <w:sz w:val="24"/>
            <w:szCs w:val="24"/>
            <w:lang w:val="pt-BR"/>
          </w:rPr>
          <w:t>no</w:t>
        </w:r>
        <w:r w:rsidRPr="28D44647" w:rsidR="2876B2CC">
          <w:rPr>
            <w:sz w:val="24"/>
            <w:szCs w:val="24"/>
            <w:lang w:val="pt-BR"/>
          </w:rPr>
          <w:t xml:space="preserve"> avanço dessa hipótese ao demonstrar que aque</w:t>
        </w:r>
      </w:ins>
      <w:ins w:author="Dandara Conceição Lino de Lima" w:date="2018-12-08T23:02:23.1039136" w:id="935092618">
        <w:r w:rsidRPr="28D44647" w:rsidR="76CFC7AB">
          <w:rPr>
            <w:sz w:val="24"/>
            <w:szCs w:val="24"/>
            <w:lang w:val="pt-BR"/>
          </w:rPr>
          <w:t xml:space="preserve">la determinada letra não é a correspondente. Assi</w:t>
        </w:r>
      </w:ins>
      <w:ins w:author="Dandara Conceição Lino de Lima" w:date="2018-12-08T23:02:53.3758142" w:id="2021676014">
        <w:r w:rsidRPr="28D44647" w:rsidR="33F52CF3">
          <w:rPr>
            <w:sz w:val="24"/>
            <w:szCs w:val="24"/>
            <w:lang w:val="pt-BR"/>
          </w:rPr>
          <w:t xml:space="preserve">m, logo a criança irá </w:t>
        </w:r>
        <w:r w:rsidRPr="28D44647" w:rsidR="33F52CF3">
          <w:rPr>
            <w:sz w:val="24"/>
            <w:szCs w:val="24"/>
            <w:lang w:val="pt-BR"/>
          </w:rPr>
          <w:t xml:space="preserve">reformular qual a escrita correta daquela palavra</w:t>
        </w:r>
      </w:ins>
      <w:ins w:author="Dandara Conceição Lino de Lima" w:date="2018-12-08T23:03:23.4638698" w:id="165200794">
        <w:r w:rsidRPr="28D44647" w:rsidR="16D54C0A">
          <w:rPr>
            <w:sz w:val="24"/>
            <w:szCs w:val="24"/>
            <w:lang w:val="pt-BR"/>
          </w:rPr>
          <w:t xml:space="preserve">, até compreender como ela realmente é escrita, </w:t>
        </w:r>
      </w:ins>
      <w:ins w:author="Dandara Conceição Lino de Lima" w:date="2018-12-08T23:03:53.9550511" w:id="613624277">
        <w:r w:rsidRPr="28D44647" w:rsidR="254E0346">
          <w:rPr>
            <w:sz w:val="24"/>
            <w:szCs w:val="24"/>
            <w:lang w:val="pt-BR"/>
          </w:rPr>
          <w:t xml:space="preserve">p</w:t>
        </w:r>
      </w:ins>
      <w:ins w:author="Dandara Conceição Lino de Lima" w:date="2018-12-08T23:04:24.3023026" w:id="1215022028">
        <w:r w:rsidRPr="28D44647" w:rsidR="748364DE">
          <w:rPr>
            <w:sz w:val="24"/>
            <w:szCs w:val="24"/>
            <w:lang w:val="pt-BR"/>
          </w:rPr>
          <w:t xml:space="preserve">odendo sistematizar</w:t>
        </w:r>
      </w:ins>
      <w:ins w:author="Dandara Conceição Lino de Lima" w:date="2018-12-08T23:03:53.9550511" w:id="590703281">
        <w:r w:rsidRPr="28D44647" w:rsidR="254E0346">
          <w:rPr>
            <w:sz w:val="24"/>
            <w:szCs w:val="24"/>
            <w:lang w:val="pt-BR"/>
          </w:rPr>
          <w:t xml:space="preserve"> esse novo conhecimento</w:t>
        </w:r>
      </w:ins>
      <w:r w:rsidRPr="28D44647">
        <w:rPr>
          <w:sz w:val="24"/>
          <w:szCs w:val="24"/>
          <w:lang w:val="pt-BR"/>
        </w:rPr>
        <w:t>.</w:t>
      </w:r>
    </w:p>
    <w:p w:rsidR="7999C234" w:rsidP="69488777" w:rsidRDefault="69488777" w14:paraId="5F52466B" w14:textId="1C997228" w14:noSpellErr="1">
      <w:pPr>
        <w:pStyle w:val="Corpodetexto"/>
        <w:rPr>
          <w:lang w:val="pt-BR"/>
        </w:rPr>
      </w:pPr>
      <w:ins w:author="Dandara Conceição Lino de Lima" w:date="2018-12-08T23:05:24.8870703" w:id="597984857">
        <w:r w:rsidRPr="69488777">
          <w:rPr>
            <w:lang w:val="pt-BR"/>
          </w:rPr>
          <w:t xml:space="preserve">Buscamos que os estudantes entendam que usar um aparelho móvel pode ser importante e significativo </w:t>
        </w:r>
      </w:ins>
      <w:ins w:author="Dandara Conceição Lino de Lima" w:date="2018-12-08T23:05:55.2533519" w:id="765584757">
        <w:r w:rsidRPr="69488777" w:rsidR="4A52274B">
          <w:rPr>
            <w:lang w:val="pt-BR"/>
          </w:rPr>
          <w:t xml:space="preserve">para </w:t>
        </w:r>
      </w:ins>
      <w:ins w:author="Dandara Conceição Lino de Lima" w:date="2018-12-08T23:05:24.8870703" w:id="1802151111">
        <w:r w:rsidRPr="69488777">
          <w:rPr>
            <w:lang w:val="pt-BR"/>
          </w:rPr>
          <w:t xml:space="preserve">sua aprendizagem</w:t>
        </w:r>
      </w:ins>
      <w:ins w:author="Dandara Conceição Lino de Lima" w:date="2018-12-08T23:05:55.2533519" w:id="1752486851">
        <w:r w:rsidRPr="69488777" w:rsidR="4A52274B">
          <w:rPr>
            <w:lang w:val="pt-BR"/>
          </w:rPr>
          <w:t xml:space="preserve">. Não apenas para entretenimento e lazer. E que essa aprendizagem pode o</w:t>
        </w:r>
      </w:ins>
      <w:ins w:author="Dandara Conceição Lino de Lima" w:date="2018-12-08T23:06:25.6372051" w:id="1421214374">
        <w:r w:rsidRPr="69488777" w:rsidR="23C2158C">
          <w:rPr>
            <w:lang w:val="pt-BR"/>
          </w:rPr>
          <w:t xml:space="preserve">correr de forma divertida e lúdica</w:t>
        </w:r>
      </w:ins>
      <w:ins w:author="Vanessa Cristina Viebrantz" w:date="2018-12-08T10:17:34.4595884" w:id="11726993">
        <w:del w:author="Dandara Conceição Lino de Lima" w:date="2018-12-08T23:06:25.6372051" w:id="1946518046">
          <w:r w:rsidRPr="69488777" w:rsidDel="23C2158C" w:rsidR="6D4236BF">
            <w:rPr>
              <w:lang w:val="pt-BR"/>
            </w:rPr>
            <w:delText xml:space="preserve">se </w:delText>
          </w:r>
          <w:r w:rsidRPr="69488777" w:rsidDel="23C2158C" w:rsidR="6D4236BF">
            <w:rPr>
              <w:lang w:val="pt-BR"/>
            </w:rPr>
            <w:delText xml:space="preserve">faz</w:delText>
          </w:r>
          <w:r w:rsidRPr="69488777" w:rsidDel="23C2158C">
            <w:rPr>
              <w:lang w:val="pt-BR"/>
            </w:rPr>
            <w:delText xml:space="preserve"> </w:delText>
          </w:r>
          <w:r w:rsidRPr="69488777" w:rsidDel="23C2158C">
            <w:rPr>
              <w:lang w:val="pt-BR"/>
            </w:rPr>
            <w:delText xml:space="preserve">presente</w:delText>
          </w:r>
        </w:del>
      </w:ins>
      <w:del w:author="Vanessa Cristina Viebrantz" w:date="2018-12-08T10:17:34.4595884" w:id="1954500907">
        <w:r w:rsidRPr="69488777" w:rsidDel="6D4236BF">
          <w:rPr>
            <w:lang w:val="pt-BR"/>
          </w:rPr>
          <w:delText xml:space="preserve">está cada vez mais presente</w:delText>
        </w:r>
      </w:del>
      <w:del w:author="Dandara Conceição Lino de Lima" w:date="2018-12-08T23:06:25.6372051" w:id="1591565157">
        <w:r w:rsidRPr="69488777" w:rsidDel="23C2158C">
          <w:rPr>
            <w:lang w:val="pt-BR"/>
          </w:rPr>
          <w:delText xml:space="preserve"> no cotidiano de cada um </w:delText>
        </w:r>
        <w:r w:rsidRPr="69488777" w:rsidDel="23C2158C">
          <w:rPr>
            <w:lang w:val="pt-BR"/>
          </w:rPr>
          <w:delText>deles</w:delText>
        </w:r>
      </w:del>
      <w:r w:rsidRPr="69488777">
        <w:rPr>
          <w:lang w:val="pt-BR"/>
        </w:rPr>
        <w:t xml:space="preserve">.</w:t>
      </w:r>
      <w:del w:author="Dandara Conceição Lino de Lima" w:date="2018-12-08T23:07:56.6761071" w:id="1462127032">
        <w:r w:rsidRPr="69488777" w:rsidDel="420BCF68">
          <w:rPr>
            <w:lang w:val="pt-BR"/>
          </w:rPr>
          <w:delText xml:space="preserve"> Para </w:delText>
        </w:r>
      </w:del>
      <w:ins w:author="Dandara Conceição Lino de Lima" w:date="2018-12-08T23:06:25.6372051" w:id="1824400589">
        <w:r w:rsidRPr="69488777" w:rsidR="23C2158C">
          <w:rPr>
            <w:lang w:val="pt-BR"/>
          </w:rPr>
          <w:t xml:space="preserve"> </w:t>
        </w:r>
      </w:ins>
      <w:ins w:author="Dandara Conceição Lino de Lima" w:date="2018-12-08T23:07:56.6761071" w:id="275286931">
        <w:r w:rsidRPr="69488777" w:rsidR="420BCF68">
          <w:rPr>
            <w:lang w:val="pt-BR"/>
          </w:rPr>
          <w:t xml:space="preserve">O</w:t>
        </w:r>
        <w:r w:rsidRPr="69488777">
          <w:rPr>
            <w:lang w:val="pt-BR"/>
          </w:rPr>
          <w:t xml:space="preserve"> </w:t>
        </w:r>
      </w:ins>
      <w:ins w:author="Dandara Conceição Lino de Lima" w:date="2018-12-08T23:06:56.2538988" w:id="2019600978">
        <w:r w:rsidRPr="0E4A320B" w:rsidR="0E4A320B">
          <w:rPr>
            <w:lang w:val="pt-BR"/>
            <w:rPrChange w:author="Dandara Conceição Lino de Lima" w:date="2018-12-08T23:06:56.2538988" w:id="1312036761">
              <w:rPr/>
            </w:rPrChange>
          </w:rPr>
          <w:t xml:space="preserve">uso de tecnologias</w:t>
        </w:r>
      </w:ins>
      <w:ins w:author="Dandara Conceição Lino de Lima" w:date="2018-12-08T23:07:56.6761071" w:id="1640147545">
        <w:r w:rsidRPr="0E4A320B" w:rsidR="420BCF68">
          <w:rPr>
            <w:lang w:val="pt-BR"/>
            <w:rPrChange w:author="Dandara Conceição Lino de Lima" w:date="2018-12-08T23:06:56.2538988" w:id="1079393454">
              <w:rPr/>
            </w:rPrChange>
          </w:rPr>
          <w:t xml:space="preserve"> está</w:t>
        </w:r>
      </w:ins>
      <w:del w:author="Dandara Conceição Lino de Lima" w:date="2018-12-08T23:06:56.2538988" w:id="1089413056">
        <w:r w:rsidRPr="69488777" w:rsidDel="0E4A320B">
          <w:rPr>
            <w:lang w:val="pt-BR"/>
          </w:rPr>
          <w:delText xml:space="preserve">s mesmos </w:delText>
        </w:r>
      </w:del>
      <w:ins w:author="Dandara Conceição Lino de Lima" w:date="2018-12-08T23:08:27.2122302" w:id="58770047">
        <w:r w:rsidRPr="69488777">
          <w:rPr>
            <w:lang w:val="pt-BR"/>
          </w:rPr>
          <w:t xml:space="preserve"> sendo pouco usado nas escolas</w:t>
        </w:r>
        <w:r w:rsidRPr="69488777" w:rsidR="207B0DBE">
          <w:rPr>
            <w:lang w:val="pt-BR"/>
          </w:rPr>
          <w:t xml:space="preserve">, ou usado de</w:t>
        </w:r>
      </w:ins>
      <w:ins w:author="Dandara Conceição Lino de Lima" w:date="2018-12-08T23:08:57.5433118" w:id="170175562">
        <w:r w:rsidRPr="69488777" w:rsidR="50F15274">
          <w:rPr>
            <w:lang w:val="pt-BR"/>
          </w:rPr>
          <w:t xml:space="preserve"> forma inad</w:t>
        </w:r>
        <w:r w:rsidRPr="50F15274" w:rsidR="50F15274">
          <w:rPr>
            <w:lang w:val="pt-BR"/>
            <w:rPrChange w:author="Dandara Conceição Lino de Lima" w:date="2018-12-08T23:08:57.5433118" w:id="1322568468">
              <w:rPr/>
            </w:rPrChange>
          </w:rPr>
          <w:t>equada.</w:t>
        </w:r>
      </w:ins>
      <w:ins w:author="Dandara Conceição Lino de Lima" w:date="2018-12-08T23:07:56.6761071" w:id="1793223477">
        <w:r w:rsidRPr="69488777">
          <w:rPr>
            <w:lang w:val="pt-BR"/>
          </w:rPr>
          <w:t xml:space="preserve"> </w:t>
        </w:r>
      </w:ins>
      <w:ins w:author="Dandara Conceição Lino de Lima" w:date="2018-12-08T23:08:57.5433118" w:id="708442739">
        <w:r w:rsidRPr="69488777" w:rsidR="50F15274">
          <w:rPr>
            <w:lang w:val="pt-BR"/>
          </w:rPr>
          <w:t xml:space="preserve">E</w:t>
        </w:r>
      </w:ins>
      <w:ins w:author="Dandara Conceição Lino de Lima" w:date="2018-12-08T23:07:56.6761071" w:id="1780343634">
        <w:r w:rsidRPr="69488777">
          <w:rPr>
            <w:lang w:val="pt-BR"/>
          </w:rPr>
          <w:t xml:space="preserve"> para algu</w:t>
        </w:r>
      </w:ins>
      <w:ins w:author="Dandara Conceição Lino de Lima" w:date="2018-12-08T23:08:27.2122302" w:id="159451577">
        <w:r w:rsidRPr="69488777" w:rsidR="207B0DBE">
          <w:rPr>
            <w:lang w:val="pt-BR"/>
          </w:rPr>
          <w:t xml:space="preserve">mas crianças</w:t>
        </w:r>
      </w:ins>
      <w:ins w:author="Dandara Conceição Lino de Lima" w:date="2018-12-08T23:08:57.5433118" w:id="342447322">
        <w:r w:rsidRPr="69488777">
          <w:rPr>
            <w:lang w:val="pt-BR"/>
          </w:rPr>
          <w:t xml:space="preserve"> é algo totalmente novo, por isso, o intuito das pesquisadoras é que as crianças conseguiam ver que com a tecnologia podemos também descobrir inovações para nosso aprendizado.  </w:t>
        </w:r>
      </w:ins>
    </w:p>
    <w:p w:rsidR="7999C234" w:rsidP="0E6E59F8" w:rsidRDefault="69488777" w14:paraId="2E245FBB" w14:textId="4D6B89C8" w14:noSpellErr="1">
      <w:pPr>
        <w:pStyle w:val="Corpodetexto"/>
        <w:spacing w:line="360" w:lineRule="auto"/>
        <w:rPr>
          <w:lang w:val="pt-BR"/>
          <w:rPrChange w:author="Dandara Conceição Lino de Lima" w:date="2018-12-08T23:31:42.9288424" w:id="1846187134">
            <w:rPr/>
          </w:rPrChange>
        </w:rPr>
        <w:pPrChange w:author="Dandara Conceição Lino de Lima" w:date="2018-12-08T23:31:42.9288424" w:id="1232799848">
          <w:pPr>
            <w:pStyle w:val="Corpodetexto"/>
          </w:pPr>
        </w:pPrChange>
      </w:pPr>
      <w:r w:rsidRPr="69488777">
        <w:rPr>
          <w:lang w:val="pt-BR"/>
        </w:rPr>
        <w:t xml:space="preserve">Consigam compreender algumas características e curiosidades d</w:t>
      </w:r>
      <w:ins w:author="Dandara Conceição Lino de Lima" w:date="2018-12-08T23:09:28.1445992" w:id="1918032860">
        <w:r w:rsidRPr="69488777" w:rsidR="6A9CA7AD">
          <w:rPr>
            <w:lang w:val="pt-BR"/>
          </w:rPr>
          <w:t xml:space="preserve">os</w:t>
        </w:r>
      </w:ins>
      <w:del w:author="Dandara Conceição Lino de Lima" w:date="2018-12-08T23:09:28.1445992" w:id="345883353">
        <w:r w:rsidRPr="69488777" w:rsidDel="6A9CA7AD">
          <w:rPr>
            <w:lang w:val="pt-BR"/>
          </w:rPr>
          <w:delText xml:space="preserve">e</w:delText>
        </w:r>
      </w:del>
      <w:r w:rsidRPr="69488777">
        <w:rPr>
          <w:lang w:val="pt-BR"/>
        </w:rPr>
        <w:t xml:space="preserve"> animais vertebrados e invertebrados, como são classificados, onde podemos encontra-los, do que se alimentam, categorizando os diferentes tipos de espécies e identificando as especificidades de cada </w:t>
      </w:r>
      <w:ins w:author="Dandara Conceição Lino de Lima" w:date="2018-12-08T19:25:23.7336285" w:id="135032167">
        <w:r w:rsidRPr="080C6D67" w:rsidR="080C6D67">
          <w:rPr>
            <w:lang w:val="pt-BR"/>
            <w:rPrChange w:author="Dandara Conceição Lino de Lima" w:date="2018-12-08T19:25:23.7336285" w:id="1349168841">
              <w:rPr/>
            </w:rPrChange>
          </w:rPr>
          <w:t>um</w:t>
        </w:r>
      </w:ins>
      <w:del w:author="Dandara Conceição Lino de Lima" w:date="2018-12-08T19:25:23.7336285" w:id="1363476666">
        <w:r w:rsidRPr="69488777" w:rsidDel="080C6D67">
          <w:rPr>
            <w:lang w:val="pt-BR"/>
          </w:rPr>
          <w:delText>um</w:delText>
        </w:r>
      </w:del>
      <w:r w:rsidRPr="69488777">
        <w:rPr>
          <w:lang w:val="pt-BR"/>
        </w:rPr>
        <w:t xml:space="preserve">. </w:t>
      </w:r>
    </w:p>
    <w:p w:rsidR="00D03AF6" w:rsidP="1D6340A3" w:rsidRDefault="00D03AF6" w14:paraId="233AFEA6" w14:textId="77777777">
      <w:pPr>
        <w:pStyle w:val="Corpodetexto"/>
        <w:spacing w:line="360" w:lineRule="auto"/>
        <w:rPr>
          <w:lang w:val="pt-BR"/>
        </w:rPr>
        <w:pPrChange w:author="Dandara Conceição Lino de Lima" w:date="2018-12-08T20:57:46.4617754" w:id="1524991916">
          <w:pPr>
            <w:pStyle w:val="Corpodetexto"/>
          </w:pPr>
        </w:pPrChange>
      </w:pPr>
    </w:p>
    <w:p w:rsidR="00D03AF6" w:rsidP="1D6340A3" w:rsidRDefault="00D03AF6" w14:paraId="08F5ECD8" w14:textId="77777777" w14:noSpellErr="1">
      <w:pPr>
        <w:pStyle w:val="Ttulo1"/>
        <w:spacing w:line="360" w:lineRule="auto"/>
        <w:rPr>
          <w:ins w:author="Gislene Cristina Ehlert" w:date="2018-12-08T18:37:51.7656474" w:id="1166278573"/>
          <w:lang w:val="pt-BR"/>
        </w:rPr>
        <w:pPrChange w:author="Dandara Conceição Lino de Lima" w:date="2018-12-08T20:57:46.4617754" w:id="375825722">
          <w:pPr>
            <w:pStyle w:val="Ttulo1"/>
          </w:pPr>
        </w:pPrChange>
      </w:pPr>
      <w:r>
        <w:rPr>
          <w:lang w:val="pt-BR"/>
        </w:rPr>
        <w:t>Descrição do jogo</w:t>
      </w:r>
    </w:p>
    <w:p w:rsidR="25FF5B66" w:rsidDel="166BAE26" w:rsidP="204C2C65" w:rsidRDefault="25FF5B66" w14:paraId="6E5E1508" w14:textId="0339B062">
      <w:pPr>
        <w:pStyle w:val="Ttulo1"/>
        <w:numPr>
          <w:numId w:val="0"/>
        </w:numPr>
        <w:ind w:left="0" w:firstLine="432"/>
        <w:rPr>
          <w:del w:author="Dandara Conceição Lino de Lima" w:date="2018-12-08T20:57:16.2173252" w:id="179664781"/>
          <w:b w:val="0"/>
          <w:bCs w:val="0"/>
          <w:lang w:val="pt-BR"/>
          <w:rPrChange w:author="Dandara Conceição Lino de Lima" w:date="2018-12-08T20:54:44.597203" w:id="1244278104">
            <w:rPr/>
          </w:rPrChange>
        </w:rPr>
        <w:pPrChange w:author="Dandara Conceição Lino de Lima" w:date="2018-12-08T20:54:44.597203" w:id="759821246">
          <w:pPr/>
        </w:pPrChange>
      </w:pPr>
    </w:p>
    <w:p w:rsidR="166BAE26" w:rsidP="678BA8A9" w:rsidRDefault="166BAE26" w14:paraId="4F9259F7" w14:textId="2AE8616C" w14:noSpellErr="1">
      <w:pPr>
        <w:spacing w:line="360" w:lineRule="auto"/>
        <w:ind w:firstLine="432"/>
        <w:rPr>
          <w:ins w:author="Dandara Conceição Lino de Lima" w:date="2018-12-08T20:57:16.2173252" w:id="631835719"/>
        </w:rPr>
      </w:pPr>
      <w:ins w:author="Dandara Conceição Lino de Lima" w:date="2018-12-08T20:58:16.780729" w:id="1314165532">
        <w:r w:rsidRPr="166BAE26" w:rsidR="166BAE26">
          <w:rPr>
            <w:rFonts w:ascii="Times New Roman" w:hAnsi="Times New Roman" w:eastAsia="Times New Roman" w:cs="Times New Roman"/>
            <w:noProof w:val="0"/>
            <w:sz w:val="24"/>
            <w:szCs w:val="24"/>
            <w:lang w:val="pt-BR"/>
            <w:rPrChange w:author="Dandara Conceição Lino de Lima" w:date="2018-12-08T20:57:16.2173252" w:id="1936495943">
              <w:rPr/>
            </w:rPrChange>
          </w:rPr>
          <w:t>A seguir demonstra-se um manual do jogo Adivinha Bicho</w:t>
        </w:r>
        <w:r w:rsidRPr="166BAE26" w:rsidR="463945E6">
          <w:rPr>
            <w:rFonts w:ascii="Times New Roman" w:hAnsi="Times New Roman" w:eastAsia="Times New Roman" w:cs="Times New Roman"/>
            <w:noProof w:val="0"/>
            <w:sz w:val="24"/>
            <w:szCs w:val="24"/>
            <w:lang w:val="pt-BR"/>
            <w:rPrChange w:author="Dandara Conceição Lino de Lima" w:date="2018-12-08T20:57:16.2173252" w:id="789985015">
              <w:rPr/>
            </w:rPrChange>
          </w:rPr>
          <w:t>.</w:t>
        </w:r>
      </w:ins>
    </w:p>
    <w:p w:rsidR="166BAE26" w:rsidP="166BAE26" w:rsidRDefault="166BAE26" w14:paraId="41F3800A" w14:textId="162B8592">
      <w:pPr>
        <w:pStyle w:val="Normal"/>
        <w:ind w:firstLine="432"/>
        <w:rPr>
          <w:noProof w:val="0"/>
          <w:lang w:val="pt-BR"/>
          <w:rPrChange w:author="Dandara Conceição Lino de Lima" w:date="2018-12-08T20:57:16.2173252" w:id="770661263">
            <w:rPr/>
          </w:rPrChange>
        </w:rPr>
        <w:pPrChange w:author="Dandara Conceição Lino de Lima" w:date="2018-12-08T20:57:16.2173252" w:id="1311094708">
          <w:pPr/>
        </w:pPrChange>
      </w:pPr>
    </w:p>
    <w:p w:rsidR="6A8EC581" w:rsidDel="463945E6" w:rsidP="7ECB5313" w:rsidRDefault="6A8EC581" w14:paraId="7F8047F4" w14:textId="465D5B95" w14:noSpellErr="1">
      <w:pPr>
        <w:pStyle w:val="Ttulo2"/>
        <w:rPr>
          <w:del w:author="Dandara Conceição Lino de Lima" w:date="2018-12-08T20:58:16.780729" w:id="1238669428"/>
          <w:noProof w:val="0"/>
          <w:lang w:val="pt-BR"/>
          <w:rPrChange w:author="Dandara Conceição Lino de Lima" w:date="2018-12-08T20:54:14.2817426" w:id="2005783921">
            <w:rPr/>
          </w:rPrChange>
        </w:rPr>
        <w:pPrChange w:author="Dandara Conceição Lino de Lima" w:date="2018-12-08T20:54:14.2817426" w:id="454868981">
          <w:pPr/>
        </w:pPrChange>
      </w:pPr>
      <w:ins w:author="Gislene Cristina Ehlert" w:date="2018-12-08T18:43:24.5517005" w:id="1590390454">
        <w:r w:rsidRPr="0AED52DC" w:rsidR="285079BF">
          <w:rPr>
            <w:noProof w:val="0"/>
            <w:lang w:val="pt-BR"/>
            <w:rPrChange w:author="Dandara Conceição Lino de Lima" w:date="2018-12-08T20:53:13.4617268" w:id="1132288381">
              <w:rPr/>
            </w:rPrChange>
          </w:rPr>
          <w:t>FUNCIONAMENTO D</w:t>
        </w:r>
      </w:ins>
      <w:ins w:author="Gislene Cristina Ehlert" w:date="2018-12-08T18:43:54.8410934" w:id="467279281">
        <w:r w:rsidRPr="0AED52DC" w:rsidR="52CBFD54">
          <w:rPr>
            <w:noProof w:val="0"/>
            <w:lang w:val="pt-BR"/>
            <w:rPrChange w:author="Dandara Conceição Lino de Lima" w:date="2018-12-08T20:53:13.4617268" w:id="112817058">
              <w:rPr/>
            </w:rPrChange>
          </w:rPr>
          <w:t>A APLICAÇÃO</w:t>
        </w:r>
      </w:ins>
    </w:p>
    <w:p w:rsidR="6A8EC581" w:rsidP="463945E6" w:rsidRDefault="6A8EC581" w14:paraId="361C8CD1" w14:textId="51AB7F4A" w14:noSpellErr="1">
      <w:pPr>
        <w:pStyle w:val="Ttulo2"/>
        <w:spacing w:line="360" w:lineRule="auto"/>
        <w:ind/>
        <w:rPr>
          <w:noProof w:val="0"/>
          <w:lang w:val="pt-BR"/>
          <w:rPrChange w:author="Dandara Conceição Lino de Lima" w:date="2018-12-08T20:58:16.780729" w:id="318284825">
            <w:rPr/>
          </w:rPrChange>
        </w:rPr>
        <w:pPrChange w:author="Dandara Conceição Lino de Lima" w:date="2018-12-08T20:58:16.780729" w:id="1670577782">
          <w:pPr/>
        </w:pPrChange>
      </w:pPr>
    </w:p>
    <w:p w:rsidR="62C187ED" w:rsidP="62C187ED" w:rsidRDefault="62C187ED" w14:noSpellErr="1" w14:paraId="69EDF437" w14:textId="0D8A45BB">
      <w:pPr>
        <w:pStyle w:val="Ttulo2"/>
        <w:numPr>
          <w:numId w:val="0"/>
        </w:numPr>
        <w:rPr>
          <w:noProof w:val="0"/>
          <w:lang w:val="pt-BR"/>
          <w:rPrChange w:author="Dandara Conceição Lino de Lima" w:date="2018-12-08T20:58:47.0934123" w:id="1944182548">
            <w:rPr/>
          </w:rPrChange>
        </w:rPr>
        <w:pPrChange w:author="Dandara Conceição Lino de Lima" w:date="2018-12-08T20:58:47.0934123" w:id="1643048012">
          <w:pPr/>
        </w:pPrChange>
      </w:pPr>
    </w:p>
    <w:p w:rsidR="6A8EC581" w:rsidP="6A8EC581" w:rsidRDefault="6A8EC581" w14:paraId="0D7D7078" w14:noSpellErr="1" w14:textId="5E80B406">
      <w:pPr>
        <w:pStyle w:val="Normal"/>
        <w:spacing w:line="360" w:lineRule="auto"/>
        <w:ind w:left="0" w:firstLine="720"/>
        <w:jc w:val="both"/>
        <w:rPr>
          <w:rFonts w:ascii="Times New Roman" w:hAnsi="Times New Roman" w:eastAsia="Times New Roman" w:cs="Times New Roman"/>
          <w:noProof w:val="0"/>
          <w:sz w:val="24"/>
          <w:szCs w:val="24"/>
          <w:lang w:val="pt-BR"/>
          <w:rPrChange w:author="Gislene Cristina Ehlert" w:date="2018-12-08T18:42:54.3183451" w:id="1417340719">
            <w:rPr/>
          </w:rPrChange>
        </w:rPr>
        <w:pPrChange w:author="Gislene Cristina Ehlert" w:date="2018-12-08T18:42:54.3183451" w:id="94477378">
          <w:pPr/>
        </w:pPrChange>
      </w:pPr>
      <w:ins w:author="Gislene Cristina Ehlert" w:date="2018-12-08T18:42:54.3183451" w:id="1185072089">
        <w:r w:rsidRPr="6A8EC581" w:rsidR="6A8EC581">
          <w:rPr>
            <w:rFonts w:ascii="Times New Roman" w:hAnsi="Times New Roman" w:eastAsia="Times New Roman" w:cs="Times New Roman"/>
            <w:noProof w:val="0"/>
            <w:sz w:val="24"/>
            <w:szCs w:val="24"/>
            <w:lang w:val="pt-BR"/>
            <w:rPrChange w:author="Gislene Cristina Ehlert" w:date="2018-12-08T18:42:54.3183451" w:id="1440625135">
              <w:rPr/>
            </w:rPrChange>
          </w:rPr>
          <w:t>A aplicação inicia-se na tela de Menu (Figura 1), no qual o usuário possui o botão “Jogar”. Ao pressionar o botão de jogar, o sistema redireciona o usuário para a tela do jogo, abrindo a câmera traseira do dispositivo móvel.</w:t>
        </w:r>
      </w:ins>
    </w:p>
    <w:p w:rsidR="6A8EC581" w:rsidP="6A8EC581" w:rsidRDefault="6A8EC581" w14:paraId="476B5E0F" w14:textId="2EB552C9">
      <w:pPr>
        <w:jc w:val="both"/>
        <w:pPrChange w:author="Gislene Cristina Ehlert" w:date="2018-12-08T18:42:54.3183451" w:id="185788684">
          <w:pPr/>
        </w:pPrChange>
      </w:pPr>
      <w:r>
        <w:br/>
      </w:r>
    </w:p>
    <w:p w:rsidR="6A8EC581" w:rsidP="0D8C5841" w:rsidRDefault="6A8EC581" w14:paraId="5E6618E3" w14:textId="51AB7F4A" w14:noSpellErr="1">
      <w:pPr>
        <w:spacing w:line="360" w:lineRule="auto"/>
        <w:ind w:left="720"/>
        <w:jc w:val="center"/>
        <w:rPr>
          <w:rFonts w:ascii="Arial" w:hAnsi="Arial" w:eastAsia="Arial" w:cs="Arial"/>
          <w:noProof w:val="0"/>
          <w:sz w:val="24"/>
          <w:szCs w:val="24"/>
          <w:lang w:val="pt-BR"/>
          <w:rPrChange w:author="Dandara Conceição Lino de Lima" w:date="2018-12-08T18:46:26.6016597" w:id="1660624052">
            <w:rPr/>
          </w:rPrChange>
        </w:rPr>
        <w:pPrChange w:author="Dandara Conceição Lino de Lima" w:date="2018-12-08T18:46:26.6016597" w:id="38618763">
          <w:pPr/>
        </w:pPrChange>
      </w:pPr>
      <w:ins w:author="Gislene Cristina Ehlert" w:date="2018-12-08T18:42:54.3183451" w:id="650412468">
        <w:r w:rsidRPr="0D8C5841" w:rsidR="6A8EC581">
          <w:rPr>
            <w:rFonts w:ascii="Times New Roman" w:hAnsi="Times New Roman" w:eastAsia="Times New Roman" w:cs="Times New Roman"/>
            <w:noProof w:val="0"/>
            <w:sz w:val="24"/>
            <w:szCs w:val="24"/>
            <w:lang w:val="pt-BR"/>
            <w:rPrChange w:author="Dandara Conceição Lino de Lima" w:date="2018-12-08T18:46:26.6016597" w:id="629687295">
              <w:rPr/>
            </w:rPrChange>
          </w:rPr>
          <w:t xml:space="preserve">Figura 1 - Tela de </w:t>
        </w:r>
        <w:r w:rsidRPr="0D8C5841" w:rsidR="6A8EC581">
          <w:rPr>
            <w:rFonts w:ascii="Times New Roman" w:hAnsi="Times New Roman" w:eastAsia="Times New Roman" w:cs="Times New Roman"/>
            <w:noProof w:val="0"/>
            <w:sz w:val="24"/>
            <w:szCs w:val="24"/>
            <w:lang w:val="pt-BR"/>
            <w:rPrChange w:author="Dandara Conceição Lino de Lima" w:date="2018-12-08T18:46:26.6016597" w:id="711330879">
              <w:rPr/>
            </w:rPrChange>
          </w:rPr>
          <w:t>Menu</w:t>
        </w:r>
      </w:ins>
    </w:p>
    <w:p w:rsidR="6A8EC581" w:rsidP="6A8EC581" w:rsidRDefault="6A8EC581" w14:paraId="0E404322" w14:textId="69276088">
      <w:pPr>
        <w:jc w:val="both"/>
        <w:pPrChange w:author="Gislene Cristina Ehlert" w:date="2018-12-08T18:42:54.3183451" w:id="270793170">
          <w:pPr/>
        </w:pPrChange>
      </w:pPr>
      <w:ins w:author="Gislene Cristina Ehlert" w:date="2018-12-08T18:42:54.3183451" w:id="2033099365">
        <w:r>
          <w:drawing>
            <wp:inline wp14:editId="62FE7DE4" wp14:anchorId="17ADFF63">
              <wp:extent cx="5753098" cy="2771775"/>
              <wp:effectExtent l="0" t="0" r="0" b="0"/>
              <wp:docPr id="751819997" name="" title="Inserindo imagem..."/>
              <wp:cNvGraphicFramePr>
                <a:graphicFrameLocks noChangeAspect="1"/>
              </wp:cNvGraphicFramePr>
              <a:graphic>
                <a:graphicData uri="http://schemas.openxmlformats.org/drawingml/2006/picture">
                  <pic:pic>
                    <pic:nvPicPr>
                      <pic:cNvPr id="0" name=""/>
                      <pic:cNvPicPr/>
                    </pic:nvPicPr>
                    <pic:blipFill>
                      <a:blip r:embed="R1dcebfa916a644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771775"/>
                      </a:xfrm>
                      <a:prstGeom prst="rect">
                        <a:avLst/>
                      </a:prstGeom>
                    </pic:spPr>
                  </pic:pic>
                </a:graphicData>
              </a:graphic>
            </wp:inline>
          </w:drawing>
        </w:r>
      </w:ins>
    </w:p>
    <w:p w:rsidR="6A8EC581" w:rsidP="6A8EC581" w:rsidRDefault="6A8EC581" w14:paraId="5DBD00EE" w14:textId="12918DB1">
      <w:pPr>
        <w:jc w:val="both"/>
        <w:pPrChange w:author="Gislene Cristina Ehlert" w:date="2018-12-08T18:42:54.3183451" w:id="1848669072">
          <w:pPr/>
        </w:pPrChange>
      </w:pPr>
      <w:r>
        <w:br/>
      </w:r>
    </w:p>
    <w:p w:rsidR="6A8EC581" w:rsidP="76B30F5C" w:rsidRDefault="6A8EC581" w14:paraId="2062FF51" w14:textId="51AB7F4A" w14:noSpellErr="1">
      <w:pPr>
        <w:spacing w:line="360" w:lineRule="auto"/>
        <w:ind w:left="0" w:firstLine="720"/>
        <w:jc w:val="both"/>
        <w:rPr>
          <w:rFonts w:ascii="Arial" w:hAnsi="Arial" w:eastAsia="Arial" w:cs="Arial"/>
          <w:noProof w:val="0"/>
          <w:sz w:val="24"/>
          <w:szCs w:val="24"/>
          <w:lang w:val="pt-BR"/>
          <w:rPrChange w:author="Gislene Cristina Ehlert" w:date="2018-12-08T18:45:56.0676052" w:id="1995573368">
            <w:rPr/>
          </w:rPrChange>
        </w:rPr>
        <w:pPrChange w:author="Gislene Cristina Ehlert" w:date="2018-12-08T18:45:56.0676052" w:id="1976658775">
          <w:pPr/>
        </w:pPrChange>
      </w:pPr>
      <w:ins w:author="Gislene Cristina Ehlert" w:date="2018-12-08T18:42:54.3183451" w:id="1308153584">
        <w:r w:rsidRPr="76B30F5C" w:rsidR="6A8EC581">
          <w:rPr>
            <w:rFonts w:ascii="Times New Roman" w:hAnsi="Times New Roman" w:eastAsia="Times New Roman" w:cs="Times New Roman"/>
            <w:noProof w:val="0"/>
            <w:sz w:val="24"/>
            <w:szCs w:val="24"/>
            <w:lang w:val="pt-BR"/>
            <w:rPrChange w:author="Gislene Cristina Ehlert" w:date="2018-12-08T18:45:56.0676052" w:id="1763302012">
              <w:rPr/>
            </w:rPrChange>
          </w:rPr>
          <w:t>A tela do jogo, conforme exibido na figura 2, exibe no canto esquerdo superior caracteres traço que correspondem a cada uma das letras do nome do animal. Todo animal é sorteado aleatoriamente.</w:t>
        </w:r>
      </w:ins>
    </w:p>
    <w:p w:rsidR="6A8EC581" w:rsidP="6A8EC581" w:rsidRDefault="6A8EC581" w14:paraId="26729095" w14:textId="49368941">
      <w:pPr>
        <w:jc w:val="both"/>
        <w:pPrChange w:author="Gislene Cristina Ehlert" w:date="2018-12-08T18:42:54.3183451" w:id="617127900">
          <w:pPr/>
        </w:pPrChange>
      </w:pPr>
      <w:r>
        <w:br/>
      </w:r>
    </w:p>
    <w:p w:rsidR="6A8EC581" w:rsidP="76B30F5C" w:rsidRDefault="6A8EC581" w14:paraId="03587642" w14:textId="51AB7F4A" w14:noSpellErr="1">
      <w:pPr>
        <w:spacing w:line="360" w:lineRule="auto"/>
        <w:ind w:left="720"/>
        <w:jc w:val="center"/>
        <w:rPr>
          <w:rFonts w:ascii="Arial" w:hAnsi="Arial" w:eastAsia="Arial" w:cs="Arial"/>
          <w:noProof w:val="0"/>
          <w:sz w:val="24"/>
          <w:szCs w:val="24"/>
          <w:lang w:val="pt-BR"/>
          <w:rPrChange w:author="Gislene Cristina Ehlert" w:date="2018-12-08T18:45:56.0676052" w:id="401739774">
            <w:rPr/>
          </w:rPrChange>
        </w:rPr>
        <w:pPrChange w:author="Gislene Cristina Ehlert" w:date="2018-12-08T18:45:56.0676052" w:id="1632994054">
          <w:pPr/>
        </w:pPrChange>
      </w:pPr>
      <w:ins w:author="Gislene Cristina Ehlert" w:date="2018-12-08T18:42:54.3183451" w:id="1626344625">
        <w:r w:rsidRPr="76B30F5C" w:rsidR="6A8EC581">
          <w:rPr>
            <w:rFonts w:ascii="Times New Roman" w:hAnsi="Times New Roman" w:eastAsia="Times New Roman" w:cs="Times New Roman"/>
            <w:noProof w:val="0"/>
            <w:sz w:val="24"/>
            <w:szCs w:val="24"/>
            <w:lang w:val="pt-BR"/>
            <w:rPrChange w:author="Gislene Cristina Ehlert" w:date="2018-12-08T18:45:56.0676052" w:id="1488002238">
              <w:rPr/>
            </w:rPrChange>
          </w:rPr>
          <w:t>Figura 2 - Tela principal do jogo</w:t>
        </w:r>
      </w:ins>
    </w:p>
    <w:p w:rsidR="6A8EC581" w:rsidP="6A8EC581" w:rsidRDefault="6A8EC581" w14:paraId="01C84C41" w14:textId="55522B2C">
      <w:pPr>
        <w:jc w:val="both"/>
        <w:pPrChange w:author="Gislene Cristina Ehlert" w:date="2018-12-08T18:42:54.3183451" w:id="1549788754">
          <w:pPr/>
        </w:pPrChange>
      </w:pPr>
      <w:ins w:author="Gislene Cristina Ehlert" w:date="2018-12-08T18:42:54.3183451" w:id="1361753069">
        <w:r>
          <w:drawing>
            <wp:inline wp14:editId="75EE1527" wp14:anchorId="0BF01329">
              <wp:extent cx="342900" cy="342900"/>
              <wp:effectExtent l="0" t="0" r="0" b="0"/>
              <wp:docPr id="1964603282" name="" descr="U,{1c70850f-f0d1-4a05-870c-d7e505237a24}{36},12.583333333333334,7.520833333333333" title="Inserindo imagem..."/>
              <wp:cNvGraphicFramePr>
                <a:graphicFrameLocks noChangeAspect="1"/>
              </wp:cNvGraphicFramePr>
              <a:graphic>
                <a:graphicData uri="http://schemas.openxmlformats.org/drawingml/2006/picture">
                  <pic:pic>
                    <pic:nvPicPr>
                      <pic:cNvPr id="0" name=""/>
                      <pic:cNvPicPr/>
                    </pic:nvPicPr>
                    <pic:blipFill>
                      <a:blip r:embed="R4ebae5ee7a0342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 cy="342900"/>
                      </a:xfrm>
                      <a:prstGeom prst="rect">
                        <a:avLst/>
                      </a:prstGeom>
                    </pic:spPr>
                  </pic:pic>
                </a:graphicData>
              </a:graphic>
            </wp:inline>
          </w:drawing>
        </w:r>
      </w:ins>
    </w:p>
    <w:p w:rsidR="1FC63A96" w:rsidP="1FC63A96" w:rsidRDefault="1FC63A96" w14:noSpellErr="1" w14:paraId="31B00B0B" w14:textId="24045271">
      <w:pPr>
        <w:spacing w:line="360" w:lineRule="auto"/>
        <w:jc w:val="both"/>
        <w:rPr>
          <w:ins w:author="Vanessa Cristina Viebrantz" w:date="2018-12-08T18:45:25.5674797" w:id="387142147"/>
          <w:rFonts w:ascii="Arial" w:hAnsi="Arial" w:eastAsia="Arial" w:cs="Arial"/>
          <w:noProof w:val="0"/>
          <w:sz w:val="24"/>
          <w:szCs w:val="24"/>
          <w:lang w:val="pt-BR"/>
          <w:rPrChange w:author="Vanessa Cristina Viebrantz" w:date="2018-12-08T18:45:25.5674797" w:id="1661666376">
            <w:rPr/>
          </w:rPrChange>
        </w:rPr>
        <w:pPrChange w:author="Vanessa Cristina Viebrantz" w:date="2018-12-08T18:45:25.5674797" w:id="206466759">
          <w:pPr/>
        </w:pPrChange>
      </w:pPr>
    </w:p>
    <w:p w:rsidR="6A8EC581" w:rsidP="17C04A7B" w:rsidRDefault="6A8EC581" w14:paraId="71B44366" w14:textId="5E80B406" w14:noSpellErr="1">
      <w:pPr>
        <w:spacing w:line="360" w:lineRule="auto"/>
        <w:ind w:firstLine="720"/>
        <w:jc w:val="both"/>
        <w:rPr>
          <w:rFonts w:ascii="Times New Roman" w:hAnsi="Times New Roman" w:eastAsia="Times New Roman" w:cs="Times New Roman"/>
          <w:noProof w:val="0"/>
          <w:sz w:val="24"/>
          <w:szCs w:val="24"/>
          <w:lang w:val="pt-BR"/>
          <w:rPrChange w:author="Dandara Conceição Lino de Lima" w:date="2018-12-08T18:46:56.8235033" w:id="276932394">
            <w:rPr/>
          </w:rPrChange>
        </w:rPr>
        <w:pPrChange w:author="Dandara Conceição Lino de Lima" w:date="2018-12-08T18:46:56.8235033" w:id="1623135272">
          <w:pPr/>
        </w:pPrChange>
      </w:pPr>
      <w:ins w:author="Gislene Cristina Ehlert" w:date="2018-12-08T18:42:54.3183451" w:id="692786590">
        <w:r w:rsidRPr="17C04A7B" w:rsidR="6A8EC581">
          <w:rPr>
            <w:rFonts w:ascii="Times New Roman" w:hAnsi="Times New Roman" w:eastAsia="Times New Roman" w:cs="Times New Roman"/>
            <w:noProof w:val="0"/>
            <w:sz w:val="24"/>
            <w:szCs w:val="24"/>
            <w:lang w:val="pt-BR"/>
            <w:rPrChange w:author="Dandara Conceição Lino de Lima" w:date="2018-12-08T18:46:56.8235033" w:id="1033531527">
              <w:rPr/>
            </w:rPrChange>
          </w:rPr>
          <w:t>Após a aproximação dos marcadores de letra, o sistema verifica se está correta ou não a letra e exibe as letras que foram lidas no canto direito, sendo que as letras que estão corretas aparecem destacadas na cor verde e as letras que estão incorretas aparecem na cor vermelha, conforme detalha a figura 3.</w:t>
        </w:r>
      </w:ins>
    </w:p>
    <w:p w:rsidR="6A8EC581" w:rsidDel="7D2F9F58" w:rsidP="6A8EC581" w:rsidRDefault="6A8EC581" w14:paraId="4E4B6268" w14:textId="458E0690">
      <w:pPr>
        <w:jc w:val="both"/>
        <w:rPr>
          <w:del w:author="Vanessa Cristina Viebrantz" w:date="2018-12-08T18:44:55.2581637" w:id="190091615"/>
        </w:rPr>
        <w:pPrChange w:author="Gislene Cristina Ehlert" w:date="2018-12-08T18:42:54.3183451" w:id="930838825">
          <w:pPr/>
        </w:pPrChange>
      </w:pPr>
      <w:r>
        <w:br/>
      </w:r>
    </w:p>
    <w:p w:rsidR="6A8EC581" w:rsidP="678BA8A9" w:rsidRDefault="6A8EC581" w14:paraId="609FB44B" w14:textId="51AB7F4A" w14:noSpellErr="1">
      <w:pPr>
        <w:spacing w:line="360" w:lineRule="auto"/>
        <w:ind/>
        <w:jc w:val="center"/>
        <w:rPr>
          <w:rFonts w:ascii="Arial" w:hAnsi="Arial" w:eastAsia="Arial" w:cs="Arial"/>
          <w:noProof w:val="0"/>
          <w:sz w:val="24"/>
          <w:szCs w:val="24"/>
          <w:lang w:val="pt-BR"/>
          <w:rPrChange w:author="Leticia de Carvalho" w:date="2018-12-10T05:22:04.0584871" w:id="961999597">
            <w:rPr/>
          </w:rPrChange>
        </w:rPr>
        <w:pPrChange w:author="Leticia de Carvalho" w:date="2018-12-10T05:22:04.0584871" w:id="1140596110">
          <w:pPr/>
        </w:pPrChange>
      </w:pPr>
      <w:ins w:author="Gislene Cristina Ehlert" w:date="2018-12-08T18:42:54.3183451" w:id="715436614">
        <w:r w:rsidRPr="17C04A7B" w:rsidR="6A8EC581">
          <w:rPr>
            <w:rFonts w:ascii="Times New Roman" w:hAnsi="Times New Roman" w:eastAsia="Times New Roman" w:cs="Times New Roman"/>
            <w:noProof w:val="0"/>
            <w:sz w:val="24"/>
            <w:szCs w:val="24"/>
            <w:lang w:val="pt-BR"/>
            <w:rPrChange w:author="Dandara Conceição Lino de Lima" w:date="2018-12-08T18:46:56.8235033" w:id="360837756">
              <w:rPr/>
            </w:rPrChange>
          </w:rPr>
          <w:t>Figura 3 - Exibição de letras</w:t>
        </w:r>
      </w:ins>
    </w:p>
    <w:p w:rsidR="6A8EC581" w:rsidP="6A8EC581" w:rsidRDefault="6A8EC581" w14:paraId="0C61232E" w14:textId="5955D92A">
      <w:pPr>
        <w:jc w:val="left"/>
        <w:pPrChange w:author="Gislene Cristina Ehlert" w:date="2018-12-08T18:42:54.3183451" w:id="1504641267">
          <w:pPr/>
        </w:pPrChange>
      </w:pPr>
      <w:ins w:author="Gislene Cristina Ehlert" w:date="2018-12-08T18:42:54.3183451" w:id="286207956">
        <w:r>
          <w:drawing>
            <wp:inline wp14:editId="0AF8C623" wp14:anchorId="27480501">
              <wp:extent cx="342900" cy="342900"/>
              <wp:effectExtent l="0" t="0" r="0" b="0"/>
              <wp:docPr id="1076970485" name="" descr="U,{1c70850f-f0d1-4a05-870c-d7e505237a24}{45},12.583333333333334,6.1875" title="Inserindo imagem..."/>
              <wp:cNvGraphicFramePr>
                <a:graphicFrameLocks noChangeAspect="1"/>
              </wp:cNvGraphicFramePr>
              <a:graphic>
                <a:graphicData uri="http://schemas.openxmlformats.org/drawingml/2006/picture">
                  <pic:pic>
                    <pic:nvPicPr>
                      <pic:cNvPr id="0" name=""/>
                      <pic:cNvPicPr/>
                    </pic:nvPicPr>
                    <pic:blipFill>
                      <a:blip r:embed="R5c05bd69e2ae4b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 cy="342900"/>
                      </a:xfrm>
                      <a:prstGeom prst="rect">
                        <a:avLst/>
                      </a:prstGeom>
                    </pic:spPr>
                  </pic:pic>
                </a:graphicData>
              </a:graphic>
            </wp:inline>
          </w:drawing>
        </w:r>
      </w:ins>
    </w:p>
    <w:p w:rsidR="21A25AEE" w:rsidP="21A25AEE" w:rsidRDefault="21A25AEE" w14:noSpellErr="1" w14:paraId="0A91E75B" w14:textId="634E199D">
      <w:pPr>
        <w:spacing w:line="360" w:lineRule="auto"/>
        <w:ind w:left="0" w:firstLine="720"/>
        <w:jc w:val="both"/>
        <w:rPr>
          <w:ins w:author="Gislene Cristina Ehlert" w:date="2018-12-08T18:52:29.7866675" w:id="890153932"/>
          <w:rFonts w:ascii="Times New Roman" w:hAnsi="Times New Roman" w:eastAsia="Times New Roman" w:cs="Times New Roman"/>
          <w:noProof w:val="0"/>
          <w:sz w:val="24"/>
          <w:szCs w:val="24"/>
          <w:lang w:val="pt-BR"/>
          <w:rPrChange w:author="Gislene Cristina Ehlert" w:date="2018-12-08T18:52:29.7866675" w:id="2015520657">
            <w:rPr/>
          </w:rPrChange>
        </w:rPr>
        <w:pPrChange w:author="Gislene Cristina Ehlert" w:date="2018-12-08T18:52:29.7866675" w:id="1117628995">
          <w:pPr/>
        </w:pPrChange>
      </w:pPr>
    </w:p>
    <w:p w:rsidR="6A8EC581" w:rsidP="2DB6169A" w:rsidRDefault="6A8EC581" w14:paraId="5BCE3957" w14:textId="51AB7F4A" w14:noSpellErr="1">
      <w:pPr>
        <w:spacing w:line="360" w:lineRule="auto"/>
        <w:ind w:left="0" w:firstLine="720"/>
        <w:jc w:val="both"/>
        <w:rPr>
          <w:rFonts w:ascii="Times New Roman" w:hAnsi="Times New Roman" w:eastAsia="Times New Roman" w:cs="Times New Roman"/>
          <w:noProof w:val="0"/>
          <w:sz w:val="24"/>
          <w:szCs w:val="24"/>
          <w:lang w:val="pt-BR"/>
          <w:rPrChange w:author="Dandara Conceição Lino de Lima" w:date="2018-12-08T18:47:57.2373897" w:id="561884437">
            <w:rPr/>
          </w:rPrChange>
        </w:rPr>
        <w:pPrChange w:author="Dandara Conceição Lino de Lima" w:date="2018-12-08T18:47:57.2373897" w:id="1596918700">
          <w:pPr/>
        </w:pPrChange>
      </w:pPr>
      <w:ins w:author="Gislene Cristina Ehlert" w:date="2018-12-08T18:42:54.3183451" w:id="1569253724">
        <w:r w:rsidRPr="17C04A7B" w:rsidR="6A8EC581">
          <w:rPr>
            <w:rFonts w:ascii="Times New Roman" w:hAnsi="Times New Roman" w:eastAsia="Times New Roman" w:cs="Times New Roman"/>
            <w:noProof w:val="0"/>
            <w:sz w:val="24"/>
            <w:szCs w:val="24"/>
            <w:lang w:val="pt-BR"/>
            <w:rPrChange w:author="Dandara Conceição Lino de Lima" w:date="2018-12-08T18:46:56.8235033" w:id="31749573">
              <w:rPr/>
            </w:rPrChange>
          </w:rPr>
          <w:t>A figura 3 ainda destaca a exibição do animal que está sendo adivinhado no momento, o qual pode ser exibido para o usuário a qualquer tempo quando o mesmo aproxima o marcador de leitura de animais.</w:t>
        </w:r>
      </w:ins>
    </w:p>
    <w:p w:rsidR="6A8EC581" w:rsidP="075392FE" w:rsidRDefault="6A8EC581" w14:paraId="4EEEE960" w14:textId="565EA948" w14:noSpellErr="1">
      <w:pPr>
        <w:spacing w:line="360" w:lineRule="auto"/>
        <w:ind w:left="0" w:firstLine="720"/>
        <w:jc w:val="both"/>
        <w:rPr>
          <w:rFonts w:ascii="Times New Roman" w:hAnsi="Times New Roman" w:eastAsia="Times New Roman" w:cs="Times New Roman"/>
          <w:noProof w:val="0"/>
          <w:sz w:val="24"/>
          <w:szCs w:val="24"/>
          <w:lang w:val="pt-BR"/>
          <w:rPrChange w:author="Vanessa Cristina Viebrantz" w:date="2018-12-09T16:10:42.972873" w:id="693472149">
            <w:rPr/>
          </w:rPrChange>
        </w:rPr>
        <w:pPrChange w:author="Vanessa Cristina Viebrantz" w:date="2018-12-09T16:10:42.972873" w:id="1734753755">
          <w:pPr/>
        </w:pPrChange>
      </w:pPr>
      <w:ins w:author="Gislene Cristina Ehlert" w:date="2018-12-08T18:42:54.3183451" w:id="678366307">
        <w:r w:rsidRPr="17C04A7B" w:rsidR="6A8EC581">
          <w:rPr>
            <w:rFonts w:ascii="Times New Roman" w:hAnsi="Times New Roman" w:eastAsia="Times New Roman" w:cs="Times New Roman"/>
            <w:noProof w:val="0"/>
            <w:sz w:val="24"/>
            <w:szCs w:val="24"/>
            <w:lang w:val="pt-BR"/>
            <w:rPrChange w:author="Dandara Conceição Lino de Lima" w:date="2018-12-08T18:46:56.8235033" w:id="443417652">
              <w:rPr/>
            </w:rPrChange>
          </w:rPr>
          <w:t>O jogador pode a qualquer tempo ver as dicas para descobrir o animal, sendo que essas dicas aparecem quando o marcador coringa for exibido na tela</w:t>
        </w:r>
      </w:ins>
      <w:ins w:author="Vanessa Cristina Viebrantz" w:date="2018-12-09T16:05:09.4141481" w:id="482215852">
        <w:r w:rsidRPr="17C04A7B" w:rsidR="60C76D84">
          <w:rPr>
            <w:rFonts w:ascii="Times New Roman" w:hAnsi="Times New Roman" w:eastAsia="Times New Roman" w:cs="Times New Roman"/>
            <w:noProof w:val="0"/>
            <w:sz w:val="24"/>
            <w:szCs w:val="24"/>
            <w:lang w:val="pt-BR"/>
            <w:rPrChange w:author="Dandara Conceição Lino de Lima" w:date="2018-12-08T18:46:56.8235033" w:id="1160974044">
              <w:rPr/>
            </w:rPrChange>
          </w:rPr>
          <w:t xml:space="preserve"> </w:t>
        </w:r>
      </w:ins>
      <w:ins w:author="Gislene Cristina Ehlert" w:date="2018-12-08T18:42:54.3183451" w:id="425840040">
        <w:r w:rsidRPr="17C04A7B" w:rsidR="6A8EC581">
          <w:rPr>
            <w:rFonts w:ascii="Times New Roman" w:hAnsi="Times New Roman" w:eastAsia="Times New Roman" w:cs="Times New Roman"/>
            <w:noProof w:val="0"/>
            <w:sz w:val="24"/>
            <w:szCs w:val="24"/>
            <w:lang w:val="pt-BR"/>
            <w:rPrChange w:author="Dandara Conceição Lino de Lima" w:date="2018-12-08T18:46:56.8235033" w:id="1306776776">
              <w:rPr/>
            </w:rPrChange>
          </w:rPr>
          <w:t>(figura 4).</w:t>
        </w:r>
      </w:ins>
    </w:p>
    <w:p w:rsidR="6A8EC581" w:rsidP="17C04A7B" w:rsidRDefault="6A8EC581" w14:paraId="7D78C2D4" w14:textId="7C9D7FD1">
      <w:pPr>
        <w:jc w:val="both"/>
        <w:rPr>
          <w:rFonts w:ascii="Times New Roman" w:hAnsi="Times New Roman" w:eastAsia="Times New Roman" w:cs="Times New Roman"/>
          <w:sz w:val="24"/>
          <w:szCs w:val="24"/>
          <w:rPrChange w:author="Dandara Conceição Lino de Lima" w:date="2018-12-08T18:46:56.8235033" w:id="2058181104">
            <w:rPr/>
          </w:rPrChange>
        </w:rPr>
        <w:pPrChange w:author="Dandara Conceição Lino de Lima" w:date="2018-12-08T18:46:56.8235033" w:id="1851744360">
          <w:pPr/>
        </w:pPrChange>
      </w:pPr>
      <w:r>
        <w:br/>
      </w:r>
    </w:p>
    <w:p w:rsidR="6A8EC581" w:rsidP="17C04A7B" w:rsidRDefault="6A8EC581" w14:paraId="261532AE" w14:textId="51AB7F4A" w14:noSpellErr="1">
      <w:pPr>
        <w:spacing w:line="360" w:lineRule="auto"/>
        <w:ind w:left="720"/>
        <w:jc w:val="center"/>
        <w:rPr>
          <w:rFonts w:ascii="Arial" w:hAnsi="Arial" w:eastAsia="Arial" w:cs="Arial"/>
          <w:noProof w:val="0"/>
          <w:sz w:val="24"/>
          <w:szCs w:val="24"/>
          <w:lang w:val="pt-BR"/>
          <w:rPrChange w:author="Dandara Conceição Lino de Lima" w:date="2018-12-08T18:46:56.8235033" w:id="2109929305">
            <w:rPr/>
          </w:rPrChange>
        </w:rPr>
        <w:pPrChange w:author="Dandara Conceição Lino de Lima" w:date="2018-12-08T18:46:56.8235033" w:id="483310611">
          <w:pPr/>
        </w:pPrChange>
      </w:pPr>
      <w:ins w:author="Gislene Cristina Ehlert" w:date="2018-12-08T18:42:54.3183451" w:id="920766389">
        <w:r w:rsidRPr="17C04A7B" w:rsidR="6A8EC581">
          <w:rPr>
            <w:rFonts w:ascii="Times New Roman" w:hAnsi="Times New Roman" w:eastAsia="Times New Roman" w:cs="Times New Roman"/>
            <w:noProof w:val="0"/>
            <w:sz w:val="24"/>
            <w:szCs w:val="24"/>
            <w:lang w:val="pt-BR"/>
            <w:rPrChange w:author="Dandara Conceição Lino de Lima" w:date="2018-12-08T18:46:56.8235033" w:id="1364169498">
              <w:rPr/>
            </w:rPrChange>
          </w:rPr>
          <w:t>Figura 4 - Marcador Coringa</w:t>
        </w:r>
      </w:ins>
    </w:p>
    <w:p w:rsidR="6A8EC581" w:rsidP="6A8EC581" w:rsidRDefault="6A8EC581" w14:paraId="113E849D" w14:textId="4E2208BE">
      <w:pPr>
        <w:jc w:val="both"/>
        <w:pPrChange w:author="Gislene Cristina Ehlert" w:date="2018-12-08T18:42:54.3183451" w:id="832463187">
          <w:pPr/>
        </w:pPrChange>
      </w:pPr>
      <w:ins w:author="Gislene Cristina Ehlert" w:date="2018-12-08T18:42:54.3183451" w:id="2142073991">
        <w:r>
          <w:drawing>
            <wp:inline wp14:editId="30960309" wp14:anchorId="0BCB4539">
              <wp:extent cx="5753098" cy="2828925"/>
              <wp:effectExtent l="0" t="0" r="0" b="0"/>
              <wp:docPr id="879881040" name="" title="Inserindo imagem..."/>
              <wp:cNvGraphicFramePr>
                <a:graphicFrameLocks noChangeAspect="1"/>
              </wp:cNvGraphicFramePr>
              <a:graphic>
                <a:graphicData uri="http://schemas.openxmlformats.org/drawingml/2006/picture">
                  <pic:pic>
                    <pic:nvPicPr>
                      <pic:cNvPr id="0" name=""/>
                      <pic:cNvPicPr/>
                    </pic:nvPicPr>
                    <pic:blipFill>
                      <a:blip r:embed="Rf2060080c95e43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828925"/>
                      </a:xfrm>
                      <a:prstGeom prst="rect">
                        <a:avLst/>
                      </a:prstGeom>
                    </pic:spPr>
                  </pic:pic>
                </a:graphicData>
              </a:graphic>
            </wp:inline>
          </w:drawing>
        </w:r>
      </w:ins>
    </w:p>
    <w:p w:rsidR="21A25AEE" w:rsidP="21A25AEE" w:rsidRDefault="21A25AEE" w14:noSpellErr="1" w14:paraId="2616D868" w14:textId="536B046F">
      <w:pPr>
        <w:spacing w:line="360" w:lineRule="auto"/>
        <w:ind w:left="0" w:firstLine="720"/>
        <w:jc w:val="both"/>
        <w:rPr>
          <w:ins w:author="Gislene Cristina Ehlert" w:date="2018-12-08T18:52:29.7866675" w:id="1319961662"/>
          <w:rFonts w:ascii="Times New Roman" w:hAnsi="Times New Roman" w:eastAsia="Times New Roman" w:cs="Times New Roman"/>
          <w:noProof w:val="0"/>
          <w:sz w:val="24"/>
          <w:szCs w:val="24"/>
          <w:lang w:val="pt-BR"/>
          <w:rPrChange w:author="Gislene Cristina Ehlert" w:date="2018-12-08T18:52:29.7866675" w:id="716629323">
            <w:rPr/>
          </w:rPrChange>
        </w:rPr>
        <w:pPrChange w:author="Gislene Cristina Ehlert" w:date="2018-12-08T18:52:29.7866675" w:id="42168063">
          <w:pPr/>
        </w:pPrChange>
      </w:pPr>
    </w:p>
    <w:p w:rsidR="6A8EC581" w:rsidP="2DB6169A" w:rsidRDefault="6A8EC581" w14:paraId="29475C0C" w14:textId="7F98D202" w14:noSpellErr="1">
      <w:pPr>
        <w:spacing w:line="360" w:lineRule="auto"/>
        <w:ind w:left="0" w:firstLine="720"/>
        <w:jc w:val="both"/>
        <w:rPr>
          <w:rFonts w:ascii="Times New Roman" w:hAnsi="Times New Roman" w:eastAsia="Times New Roman" w:cs="Times New Roman"/>
          <w:noProof w:val="0"/>
          <w:sz w:val="24"/>
          <w:szCs w:val="24"/>
          <w:lang w:val="pt-BR"/>
          <w:rPrChange w:author="Dandara Conceição Lino de Lima" w:date="2018-12-08T18:47:57.2373897" w:id="1747128354">
            <w:rPr/>
          </w:rPrChange>
        </w:rPr>
        <w:pPrChange w:author="Dandara Conceição Lino de Lima" w:date="2018-12-08T18:47:57.2373897" w:id="514309914">
          <w:pPr/>
        </w:pPrChange>
      </w:pPr>
      <w:ins w:author="Gislene Cristina Ehlert" w:date="2018-12-08T18:42:54.3183451" w:id="1261222161">
        <w:r w:rsidRPr="2DB6169A" w:rsidR="6A8EC581">
          <w:rPr>
            <w:rFonts w:ascii="Times New Roman" w:hAnsi="Times New Roman" w:eastAsia="Times New Roman" w:cs="Times New Roman"/>
            <w:noProof w:val="0"/>
            <w:sz w:val="24"/>
            <w:szCs w:val="24"/>
            <w:lang w:val="pt-BR"/>
            <w:rPrChange w:author="Dandara Conceição Lino de Lima" w:date="2018-12-08T18:47:57.2373897" w:id="284204569">
              <w:rPr/>
            </w:rPrChange>
          </w:rPr>
          <w:t>Caso o jogador acerte o animal, completando todas as lacunas com a respectiva letra, sendo que as letras são lidas uma a uma, o sistema redireciona para a tela de vitória, exibindo botões para continuar, ir para o menu inicial e ver o animal acertado, vide figura 5.</w:t>
        </w:r>
      </w:ins>
    </w:p>
    <w:p w:rsidR="6A8EC581" w:rsidP="2DB6169A" w:rsidRDefault="6A8EC581" w14:paraId="601122A0" w14:textId="5F4E27A8">
      <w:pPr>
        <w:jc w:val="both"/>
        <w:rPr>
          <w:rFonts w:ascii="Times New Roman" w:hAnsi="Times New Roman" w:eastAsia="Times New Roman" w:cs="Times New Roman"/>
          <w:sz w:val="24"/>
          <w:szCs w:val="24"/>
          <w:rPrChange w:author="Dandara Conceição Lino de Lima" w:date="2018-12-08T18:47:57.2373897" w:id="1153843538">
            <w:rPr/>
          </w:rPrChange>
        </w:rPr>
        <w:pPrChange w:author="Dandara Conceição Lino de Lima" w:date="2018-12-08T18:47:57.2373897" w:id="411031753">
          <w:pPr/>
        </w:pPrChange>
      </w:pPr>
      <w:r>
        <w:br/>
      </w:r>
    </w:p>
    <w:p w:rsidR="6A8EC581" w:rsidP="2DB6169A" w:rsidRDefault="6A8EC581" w14:paraId="549AC568" w14:textId="7F98D202" w14:noSpellErr="1">
      <w:pPr>
        <w:spacing w:line="360" w:lineRule="auto"/>
        <w:ind w:left="720"/>
        <w:jc w:val="center"/>
        <w:rPr>
          <w:rFonts w:ascii="Times New Roman" w:hAnsi="Times New Roman" w:eastAsia="Times New Roman" w:cs="Times New Roman"/>
          <w:noProof w:val="0"/>
          <w:sz w:val="24"/>
          <w:szCs w:val="24"/>
          <w:lang w:val="pt-BR"/>
          <w:rPrChange w:author="Dandara Conceição Lino de Lima" w:date="2018-12-08T18:47:57.2373897" w:id="450019345">
            <w:rPr/>
          </w:rPrChange>
        </w:rPr>
        <w:pPrChange w:author="Dandara Conceição Lino de Lima" w:date="2018-12-08T18:47:57.2373897" w:id="912882592">
          <w:pPr/>
        </w:pPrChange>
      </w:pPr>
      <w:ins w:author="Gislene Cristina Ehlert" w:date="2018-12-08T18:42:54.3183451" w:id="150337316">
        <w:r w:rsidRPr="2DB6169A" w:rsidR="6A8EC581">
          <w:rPr>
            <w:rFonts w:ascii="Times New Roman" w:hAnsi="Times New Roman" w:eastAsia="Times New Roman" w:cs="Times New Roman"/>
            <w:noProof w:val="0"/>
            <w:sz w:val="24"/>
            <w:szCs w:val="24"/>
            <w:lang w:val="pt-BR"/>
            <w:rPrChange w:author="Dandara Conceição Lino de Lima" w:date="2018-12-08T18:47:57.2373897" w:id="48150094">
              <w:rPr/>
            </w:rPrChange>
          </w:rPr>
          <w:t>Figura 5 - Tela de acerto de animal</w:t>
        </w:r>
      </w:ins>
    </w:p>
    <w:p w:rsidR="6A8EC581" w:rsidP="6A8EC581" w:rsidRDefault="6A8EC581" w14:paraId="0F40B289" w14:textId="7BE7A8A6">
      <w:pPr>
        <w:jc w:val="left"/>
        <w:pPrChange w:author="Gislene Cristina Ehlert" w:date="2018-12-08T18:42:54.3183451" w:id="355165220">
          <w:pPr/>
        </w:pPrChange>
      </w:pPr>
      <w:ins w:author="Gislene Cristina Ehlert" w:date="2018-12-08T18:42:54.3183451" w:id="111695723">
        <w:r>
          <w:drawing>
            <wp:inline wp14:editId="7DB66A7A" wp14:anchorId="4E0F5111">
              <wp:extent cx="5753098" cy="2828925"/>
              <wp:effectExtent l="0" t="0" r="0" b="0"/>
              <wp:docPr id="1330003496" name="" title="Inserindo imagem..."/>
              <wp:cNvGraphicFramePr>
                <a:graphicFrameLocks noChangeAspect="1"/>
              </wp:cNvGraphicFramePr>
              <a:graphic>
                <a:graphicData uri="http://schemas.openxmlformats.org/drawingml/2006/picture">
                  <pic:pic>
                    <pic:nvPicPr>
                      <pic:cNvPr id="0" name=""/>
                      <pic:cNvPicPr/>
                    </pic:nvPicPr>
                    <pic:blipFill>
                      <a:blip r:embed="R640cab10903142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828925"/>
                      </a:xfrm>
                      <a:prstGeom prst="rect">
                        <a:avLst/>
                      </a:prstGeom>
                    </pic:spPr>
                  </pic:pic>
                </a:graphicData>
              </a:graphic>
            </wp:inline>
          </w:drawing>
        </w:r>
      </w:ins>
    </w:p>
    <w:p w:rsidR="21A25AEE" w:rsidP="21A25AEE" w:rsidRDefault="21A25AEE" w14:noSpellErr="1" w14:paraId="62D77DB4" w14:textId="4F5253C0">
      <w:pPr>
        <w:spacing w:line="360" w:lineRule="auto"/>
        <w:ind w:left="0" w:firstLine="720"/>
        <w:jc w:val="both"/>
        <w:rPr>
          <w:ins w:author="Gislene Cristina Ehlert" w:date="2018-12-08T18:52:29.7866675" w:id="1217446703"/>
          <w:rFonts w:ascii="Times New Roman" w:hAnsi="Times New Roman" w:eastAsia="Times New Roman" w:cs="Times New Roman"/>
          <w:noProof w:val="0"/>
          <w:sz w:val="24"/>
          <w:szCs w:val="24"/>
          <w:lang w:val="pt-BR"/>
          <w:rPrChange w:author="Gislene Cristina Ehlert" w:date="2018-12-08T18:52:29.7866675" w:id="1342703079">
            <w:rPr/>
          </w:rPrChange>
        </w:rPr>
        <w:pPrChange w:author="Gislene Cristina Ehlert" w:date="2018-12-08T18:52:29.7866675" w:id="195097123">
          <w:pPr/>
        </w:pPrChange>
      </w:pPr>
    </w:p>
    <w:p w:rsidR="6A8EC581" w:rsidP="363D5A65" w:rsidRDefault="6A8EC581" w14:paraId="50B8990B" w14:textId="7F98D202" w14:noSpellErr="1">
      <w:pPr>
        <w:spacing w:line="360" w:lineRule="auto"/>
        <w:ind w:left="0" w:firstLine="720"/>
        <w:jc w:val="both"/>
        <w:rPr>
          <w:rFonts w:ascii="Times New Roman" w:hAnsi="Times New Roman" w:eastAsia="Times New Roman" w:cs="Times New Roman"/>
          <w:noProof w:val="0"/>
          <w:sz w:val="24"/>
          <w:szCs w:val="24"/>
          <w:lang w:val="pt-BR"/>
          <w:rPrChange w:author="Vanessa Cristina Viebrantz" w:date="2018-12-08T18:48:27.8257777" w:id="453161363">
            <w:rPr/>
          </w:rPrChange>
        </w:rPr>
        <w:pPrChange w:author="Vanessa Cristina Viebrantz" w:date="2018-12-08T18:48:27.8257777" w:id="1011175901">
          <w:pPr/>
        </w:pPrChange>
      </w:pPr>
      <w:ins w:author="Gislene Cristina Ehlert" w:date="2018-12-08T18:42:54.3183451" w:id="3669363">
        <w:r w:rsidRPr="363D5A65" w:rsidR="6A8EC581">
          <w:rPr>
            <w:rFonts w:ascii="Times New Roman" w:hAnsi="Times New Roman" w:eastAsia="Times New Roman" w:cs="Times New Roman"/>
            <w:noProof w:val="0"/>
            <w:sz w:val="24"/>
            <w:szCs w:val="24"/>
            <w:lang w:val="pt-BR"/>
            <w:rPrChange w:author="Vanessa Cristina Viebrantz" w:date="2018-12-08T18:48:27.8257777" w:id="1343568717">
              <w:rPr/>
            </w:rPrChange>
          </w:rPr>
          <w:t>Na tela de vitória, ao pressionar o botão de Início, o sistema redireciona para o menu inicial, enquanto o botão de ver animal abre a câmera para o usuário aproximar o marcador do animal e visualizar o mesmo, já o botão de continuar gera um novo animal aleatoriamente e que ainda não tenha sido acertado.</w:t>
        </w:r>
      </w:ins>
    </w:p>
    <w:p w:rsidR="6A8EC581" w:rsidP="363D5A65" w:rsidRDefault="6A8EC581" w14:paraId="17596F9D" w14:textId="7F98D202" w14:noSpellErr="1">
      <w:pPr>
        <w:spacing w:line="360" w:lineRule="auto"/>
        <w:ind w:left="0" w:firstLine="720"/>
        <w:jc w:val="both"/>
        <w:rPr>
          <w:rFonts w:ascii="Arial" w:hAnsi="Arial" w:eastAsia="Arial" w:cs="Arial"/>
          <w:noProof w:val="0"/>
          <w:sz w:val="24"/>
          <w:szCs w:val="24"/>
          <w:lang w:val="pt-BR"/>
          <w:rPrChange w:author="Vanessa Cristina Viebrantz" w:date="2018-12-08T18:48:27.8257777" w:id="218204178">
            <w:rPr/>
          </w:rPrChange>
        </w:rPr>
        <w:pPrChange w:author="Vanessa Cristina Viebrantz" w:date="2018-12-08T18:48:27.8257777" w:id="593659874">
          <w:pPr/>
        </w:pPrChange>
      </w:pPr>
      <w:ins w:author="Gislene Cristina Ehlert" w:date="2018-12-08T18:42:54.3183451" w:id="466527074">
        <w:r w:rsidRPr="363D5A65" w:rsidR="6A8EC581">
          <w:rPr>
            <w:rFonts w:ascii="Times New Roman" w:hAnsi="Times New Roman" w:eastAsia="Times New Roman" w:cs="Times New Roman"/>
            <w:noProof w:val="0"/>
            <w:sz w:val="24"/>
            <w:szCs w:val="24"/>
            <w:lang w:val="pt-BR"/>
            <w:rPrChange w:author="Vanessa Cristina Viebrantz" w:date="2018-12-08T18:48:27.8257777" w:id="1923910259">
              <w:rPr/>
            </w:rPrChange>
          </w:rPr>
          <w:t>Caso o usuário apresente cinco letras incorretas, o sistema redireciona, conforme a figura 6, para a tela de derrota. Nesta tela, é exibido o texto "Você perdeu!" seguido do nome do animal e dos botões de início, ver animal e continuar. Cada botão faz o mesmo conforme citado na tela de vitória.</w:t>
        </w:r>
      </w:ins>
    </w:p>
    <w:p w:rsidR="6A8EC581" w:rsidP="6A8EC581" w:rsidRDefault="6A8EC581" w14:paraId="58281342" w14:textId="2DE124E6">
      <w:pPr>
        <w:jc w:val="both"/>
        <w:pPrChange w:author="Gislene Cristina Ehlert" w:date="2018-12-08T18:42:54.3183451" w:id="602775698">
          <w:pPr/>
        </w:pPrChange>
      </w:pPr>
      <w:r>
        <w:br/>
      </w:r>
    </w:p>
    <w:p w:rsidR="6A8EC581" w:rsidP="6884A725" w:rsidRDefault="6A8EC581" w14:paraId="2FEAC10E" w14:textId="7F98D202" w14:noSpellErr="1">
      <w:pPr>
        <w:spacing w:line="360" w:lineRule="auto"/>
        <w:ind w:left="720"/>
        <w:jc w:val="center"/>
        <w:rPr>
          <w:rFonts w:ascii="Arial" w:hAnsi="Arial" w:eastAsia="Arial" w:cs="Arial"/>
          <w:noProof w:val="0"/>
          <w:sz w:val="24"/>
          <w:szCs w:val="24"/>
          <w:lang w:val="pt-BR"/>
          <w:rPrChange w:author="Gislene Cristina Ehlert" w:date="2018-12-08T18:48:58.1922649" w:id="2076393137">
            <w:rPr/>
          </w:rPrChange>
        </w:rPr>
        <w:pPrChange w:author="Gislene Cristina Ehlert" w:date="2018-12-08T18:48:58.1922649" w:id="1126589923">
          <w:pPr/>
        </w:pPrChange>
      </w:pPr>
      <w:ins w:author="Gislene Cristina Ehlert" w:date="2018-12-08T18:42:54.3183451" w:id="814356377">
        <w:r w:rsidRPr="6884A725" w:rsidR="6A8EC581">
          <w:rPr>
            <w:rFonts w:ascii="Times New Roman" w:hAnsi="Times New Roman" w:eastAsia="Times New Roman" w:cs="Times New Roman"/>
            <w:noProof w:val="0"/>
            <w:sz w:val="24"/>
            <w:szCs w:val="24"/>
            <w:lang w:val="pt-BR"/>
            <w:rPrChange w:author="Gislene Cristina Ehlert" w:date="2018-12-08T18:48:58.1922649" w:id="1071064319">
              <w:rPr/>
            </w:rPrChange>
          </w:rPr>
          <w:t>Figura 6 - Tela de derrota</w:t>
        </w:r>
      </w:ins>
    </w:p>
    <w:p w:rsidR="6A8EC581" w:rsidP="6A8EC581" w:rsidRDefault="6A8EC581" w14:paraId="776CCED5" w14:textId="47342C15">
      <w:pPr>
        <w:jc w:val="left"/>
        <w:pPrChange w:author="Gislene Cristina Ehlert" w:date="2018-12-08T18:42:54.3183451" w:id="898862124">
          <w:pPr/>
        </w:pPrChange>
      </w:pPr>
      <w:ins w:author="Gislene Cristina Ehlert" w:date="2018-12-08T18:42:54.3183451" w:id="1842524711">
        <w:r>
          <w:drawing>
            <wp:inline wp14:editId="508A896E" wp14:anchorId="6940700E">
              <wp:extent cx="5753098" cy="2819400"/>
              <wp:effectExtent l="0" t="0" r="0" b="0"/>
              <wp:docPr id="1312714131" name="" title="Inserindo imagem..."/>
              <wp:cNvGraphicFramePr>
                <a:graphicFrameLocks noChangeAspect="1"/>
              </wp:cNvGraphicFramePr>
              <a:graphic>
                <a:graphicData uri="http://schemas.openxmlformats.org/drawingml/2006/picture">
                  <pic:pic>
                    <pic:nvPicPr>
                      <pic:cNvPr id="0" name=""/>
                      <pic:cNvPicPr/>
                    </pic:nvPicPr>
                    <pic:blipFill>
                      <a:blip r:embed="R236c64e54b8a40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819400"/>
                      </a:xfrm>
                      <a:prstGeom prst="rect">
                        <a:avLst/>
                      </a:prstGeom>
                    </pic:spPr>
                  </pic:pic>
                </a:graphicData>
              </a:graphic>
            </wp:inline>
          </w:drawing>
        </w:r>
      </w:ins>
    </w:p>
    <w:p w:rsidR="21A25AEE" w:rsidP="21A25AEE" w:rsidRDefault="21A25AEE" w14:noSpellErr="1" w14:paraId="751FD05C" w14:textId="10386478">
      <w:pPr>
        <w:spacing w:line="360" w:lineRule="auto"/>
        <w:ind w:left="0" w:firstLine="720"/>
        <w:jc w:val="both"/>
        <w:rPr>
          <w:ins w:author="Gislene Cristina Ehlert" w:date="2018-12-08T18:52:29.7866675" w:id="1786208419"/>
          <w:rFonts w:ascii="Times New Roman" w:hAnsi="Times New Roman" w:eastAsia="Times New Roman" w:cs="Times New Roman"/>
          <w:noProof w:val="0"/>
          <w:sz w:val="24"/>
          <w:szCs w:val="24"/>
          <w:lang w:val="pt-BR"/>
          <w:rPrChange w:author="Gislene Cristina Ehlert" w:date="2018-12-08T18:52:29.7866675" w:id="1425615593">
            <w:rPr/>
          </w:rPrChange>
        </w:rPr>
        <w:pPrChange w:author="Gislene Cristina Ehlert" w:date="2018-12-08T18:52:29.7866675" w:id="2085192474">
          <w:pPr/>
        </w:pPrChange>
      </w:pPr>
    </w:p>
    <w:p w:rsidR="6A8EC581" w:rsidP="6884A725" w:rsidRDefault="6A8EC581" w14:paraId="737E603A" w14:textId="7F98D202" w14:noSpellErr="1">
      <w:pPr>
        <w:spacing w:line="360" w:lineRule="auto"/>
        <w:ind w:left="0" w:firstLine="720"/>
        <w:jc w:val="both"/>
        <w:rPr>
          <w:rFonts w:ascii="Arial" w:hAnsi="Arial" w:eastAsia="Arial" w:cs="Arial"/>
          <w:noProof w:val="0"/>
          <w:sz w:val="24"/>
          <w:szCs w:val="24"/>
          <w:lang w:val="pt-BR"/>
          <w:rPrChange w:author="Gislene Cristina Ehlert" w:date="2018-12-08T18:48:58.1922649" w:id="872797243">
            <w:rPr/>
          </w:rPrChange>
        </w:rPr>
        <w:pPrChange w:author="Gislene Cristina Ehlert" w:date="2018-12-08T18:48:58.1922649" w:id="7883797">
          <w:pPr/>
        </w:pPrChange>
      </w:pPr>
      <w:ins w:author="Gislene Cristina Ehlert" w:date="2018-12-08T18:42:54.3183451" w:id="1954728880">
        <w:r w:rsidRPr="6884A725" w:rsidR="6A8EC581">
          <w:rPr>
            <w:rFonts w:ascii="Times New Roman" w:hAnsi="Times New Roman" w:eastAsia="Times New Roman" w:cs="Times New Roman"/>
            <w:noProof w:val="0"/>
            <w:sz w:val="24"/>
            <w:szCs w:val="24"/>
            <w:lang w:val="pt-BR"/>
            <w:rPrChange w:author="Gislene Cristina Ehlert" w:date="2018-12-08T18:48:58.1922649" w:id="1803594266">
              <w:rPr/>
            </w:rPrChange>
          </w:rPr>
          <w:t>Após gerar todos os animais e acertar todos eles, o sistema direciona o usuário para a tela final que apresenta o texto "Parabéns, você venceu!" e também o botão Início, que ao pressionar redireciona o usuário para a tela de menu.</w:t>
        </w:r>
      </w:ins>
    </w:p>
    <w:p w:rsidR="6A8EC581" w:rsidP="6A8EC581" w:rsidRDefault="6A8EC581" w14:paraId="1D2991AD" w14:textId="4B9DD974">
      <w:pPr>
        <w:jc w:val="both"/>
        <w:pPrChange w:author="Gislene Cristina Ehlert" w:date="2018-12-08T18:42:54.3183451" w:id="1535031970">
          <w:pPr/>
        </w:pPrChange>
      </w:pPr>
      <w:r>
        <w:br/>
      </w:r>
    </w:p>
    <w:p w:rsidR="6A8EC581" w:rsidP="4D40A339" w:rsidRDefault="6A8EC581" w14:paraId="67C124BC" w14:textId="7F98D202" w14:noSpellErr="1">
      <w:pPr>
        <w:spacing w:line="360" w:lineRule="auto"/>
        <w:ind w:left="720"/>
        <w:jc w:val="center"/>
        <w:rPr>
          <w:rFonts w:ascii="Arial" w:hAnsi="Arial" w:eastAsia="Arial" w:cs="Arial"/>
          <w:noProof w:val="0"/>
          <w:sz w:val="24"/>
          <w:szCs w:val="24"/>
          <w:lang w:val="pt-BR"/>
          <w:rPrChange w:author="Gislene Cristina Ehlert" w:date="2018-12-08T18:49:28.4786607" w:id="489741250">
            <w:rPr/>
          </w:rPrChange>
        </w:rPr>
        <w:pPrChange w:author="Gislene Cristina Ehlert" w:date="2018-12-08T18:49:28.4786607" w:id="373926394">
          <w:pPr/>
        </w:pPrChange>
      </w:pPr>
      <w:ins w:author="Gislene Cristina Ehlert" w:date="2018-12-08T18:42:54.3183451" w:id="883718043">
        <w:r w:rsidRPr="4D40A339" w:rsidR="6A8EC581">
          <w:rPr>
            <w:rFonts w:ascii="Times New Roman" w:hAnsi="Times New Roman" w:eastAsia="Times New Roman" w:cs="Times New Roman"/>
            <w:noProof w:val="0"/>
            <w:sz w:val="24"/>
            <w:szCs w:val="24"/>
            <w:lang w:val="pt-BR"/>
            <w:rPrChange w:author="Gislene Cristina Ehlert" w:date="2018-12-08T18:49:28.4786607" w:id="768185317">
              <w:rPr/>
            </w:rPrChange>
          </w:rPr>
          <w:t>Figura 7 - Tela final</w:t>
        </w:r>
      </w:ins>
    </w:p>
    <w:p w:rsidR="6A8EC581" w:rsidP="6A8EC581" w:rsidRDefault="6A8EC581" w14:paraId="2A24D1B3" w14:textId="43944E7A">
      <w:pPr>
        <w:jc w:val="left"/>
        <w:rPr>
          <w:ins w:author="Gislene Cristina Ehlert" w:date="2018-12-08T18:52:29.7866675" w:id="731628598"/>
        </w:rPr>
        <w:pPrChange w:author="Gislene Cristina Ehlert" w:date="2018-12-08T18:42:54.3183451" w:id="910791010">
          <w:pPr/>
        </w:pPrChange>
      </w:pPr>
      <w:ins w:author="Gislene Cristina Ehlert" w:date="2018-12-08T18:42:54.3183451" w:id="1433693464">
        <w:r>
          <w:drawing>
            <wp:inline wp14:editId="26FB266D" wp14:anchorId="697D0F04">
              <wp:extent cx="5753098" cy="2847975"/>
              <wp:effectExtent l="0" t="0" r="0" b="0"/>
              <wp:docPr id="1636378117" name="" title="Inserindo imagem..."/>
              <wp:cNvGraphicFramePr>
                <a:graphicFrameLocks noChangeAspect="1"/>
              </wp:cNvGraphicFramePr>
              <a:graphic>
                <a:graphicData uri="http://schemas.openxmlformats.org/drawingml/2006/picture">
                  <pic:pic>
                    <pic:nvPicPr>
                      <pic:cNvPr id="0" name=""/>
                      <pic:cNvPicPr/>
                    </pic:nvPicPr>
                    <pic:blipFill>
                      <a:blip r:embed="R8076f77b51094d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847975"/>
                      </a:xfrm>
                      <a:prstGeom prst="rect">
                        <a:avLst/>
                      </a:prstGeom>
                    </pic:spPr>
                  </pic:pic>
                </a:graphicData>
              </a:graphic>
            </wp:inline>
          </w:drawing>
        </w:r>
      </w:ins>
    </w:p>
    <w:p w:rsidR="21A25AEE" w:rsidP="21A25AEE" w:rsidRDefault="21A25AEE" w14:paraId="20F1FB27" w14:textId="051BD878">
      <w:pPr>
        <w:pStyle w:val="Normal"/>
        <w:jc w:val="left"/>
        <w:pPrChange w:author="Gislene Cristina Ehlert" w:date="2018-12-08T18:52:29.7866675" w:id="1120197933">
          <w:pPr/>
        </w:pPrChange>
      </w:pPr>
    </w:p>
    <w:p w:rsidR="4D40A339" w:rsidP="4D40A339" w:rsidRDefault="4D40A339" w14:paraId="32BF9F41" w14:textId="5030F6A2">
      <w:pPr>
        <w:pStyle w:val="Normal"/>
        <w:jc w:val="left"/>
        <w:pPrChange w:author="Gislene Cristina Ehlert" w:date="2018-12-08T18:49:28.4786607" w:id="472909258">
          <w:pPr/>
        </w:pPrChange>
      </w:pPr>
    </w:p>
    <w:p w:rsidR="6A8EC581" w:rsidP="7ECB5313" w:rsidRDefault="6A8EC581" w14:paraId="2BFB34A6" w14:textId="0E617798" w14:noSpellErr="1">
      <w:pPr>
        <w:pStyle w:val="Ttulo2"/>
        <w:spacing w:line="360" w:lineRule="auto"/>
        <w:rPr>
          <w:noProof w:val="0"/>
          <w:lang w:val="pt-BR"/>
          <w:rPrChange w:author="Dandara Conceição Lino de Lima" w:date="2018-12-08T20:54:14.2817426" w:id="247067866">
            <w:rPr/>
          </w:rPrChange>
        </w:rPr>
        <w:pPrChange w:author="Dandara Conceição Lino de Lima" w:date="2018-12-08T20:54:14.2817426" w:id="1695045265">
          <w:pPr/>
        </w:pPrChange>
      </w:pPr>
      <w:ins w:author="Gislene Cristina Ehlert" w:date="2018-12-08T18:51:29.0995462" w:id="1941871945">
        <w:r w:rsidRPr="7ECB5313" w:rsidR="16A47A56">
          <w:rPr>
            <w:noProof w:val="0"/>
            <w:lang w:val="pt-BR"/>
            <w:rPrChange w:author="Dandara Conceição Lino de Lima" w:date="2018-12-08T20:54:14.2817426" w:id="1169387494">
              <w:rPr/>
            </w:rPrChange>
          </w:rPr>
          <w:t>LIMITAÇÕES E VERSÕES FUT</w:t>
        </w:r>
      </w:ins>
      <w:ins w:author="Vanessa Cristina Viebrantz" w:date="2018-12-08T18:51:59.7800945" w:id="1544247378">
        <w:r w:rsidRPr="7ECB5313" w:rsidR="42A29969">
          <w:rPr>
            <w:noProof w:val="0"/>
            <w:lang w:val="pt-BR"/>
            <w:rPrChange w:author="Dandara Conceição Lino de Lima" w:date="2018-12-08T20:54:14.2817426" w:id="1603636168">
              <w:rPr/>
            </w:rPrChange>
          </w:rPr>
          <w:t xml:space="preserve">URAS </w:t>
        </w:r>
      </w:ins>
      <w:ins w:author="Gislene Cristina Ehlert" w:date="2018-12-08T18:42:54.3183451" w:id="167194971">
        <w:del w:author="Vanessa Cristina Viebrantz" w:date="2018-12-08T18:51:59.7800945" w:id="1710010225">
          <w:r w:rsidRPr="76C19DD7" w:rsidDel="42A29969" w:rsidR="6A8EC581">
            <w:rPr>
              <w:rFonts w:ascii="Times New Roman" w:hAnsi="Times New Roman" w:eastAsia="Times New Roman" w:cs="Times New Roman"/>
              <w:b w:val="1"/>
              <w:bCs w:val="1"/>
              <w:noProof w:val="0"/>
              <w:sz w:val="22"/>
              <w:szCs w:val="22"/>
              <w:lang w:val="pt-BR"/>
              <w:rPrChange w:author="Vanessa Cristina Viebrantz" w:date="2018-12-08T18:50:59.0647347" w:id="1964855526">
                <w:rPr/>
              </w:rPrChange>
            </w:rPr>
            <w:delText>Limitações e versões futuras</w:delText>
          </w:r>
        </w:del>
      </w:ins>
    </w:p>
    <w:p w:rsidR="76C19DD7" w:rsidP="76C19DD7" w:rsidRDefault="76C19DD7" w14:noSpellErr="1" w14:paraId="7EC394FD" w14:textId="789A7532">
      <w:pPr>
        <w:pStyle w:val="Normal"/>
        <w:spacing w:line="360" w:lineRule="auto"/>
        <w:ind w:left="360"/>
        <w:rPr>
          <w:ins w:author="Vanessa Cristina Viebrantz" w:date="2018-12-08T18:50:59.0647347" w:id="547983011"/>
          <w:rFonts w:ascii="Times New Roman" w:hAnsi="Times New Roman" w:eastAsia="Times New Roman" w:cs="Times New Roman"/>
          <w:noProof w:val="0"/>
          <w:sz w:val="24"/>
          <w:szCs w:val="24"/>
          <w:lang w:val="pt-BR"/>
          <w:rPrChange w:author="Vanessa Cristina Viebrantz" w:date="2018-12-08T18:50:59.0647347" w:id="1455918647">
            <w:rPr/>
          </w:rPrChange>
        </w:rPr>
        <w:pPrChange w:author="Vanessa Cristina Viebrantz" w:date="2018-12-08T18:50:59.0647347" w:id="2096791815">
          <w:pPr/>
        </w:pPrChange>
      </w:pPr>
    </w:p>
    <w:p w:rsidR="4D40A339" w:rsidDel="76C19DD7" w:rsidP="4D40A339" w:rsidRDefault="4D40A339" w14:noSpellErr="1" w14:paraId="718E7CAE" w14:textId="50FC09C8">
      <w:pPr>
        <w:pStyle w:val="Normal"/>
        <w:spacing w:line="360" w:lineRule="auto"/>
        <w:ind w:left="360"/>
        <w:rPr>
          <w:del w:author="Vanessa Cristina Viebrantz" w:date="2018-12-08T18:50:59.0647347" w:id="1744280368"/>
          <w:rFonts w:ascii="Arial" w:hAnsi="Arial" w:eastAsia="Arial" w:cs="Arial"/>
          <w:b w:val="1"/>
          <w:bCs w:val="1"/>
          <w:noProof w:val="0"/>
          <w:sz w:val="22"/>
          <w:szCs w:val="22"/>
          <w:lang w:val="pt-BR"/>
          <w:rPrChange w:author="Gislene Cristina Ehlert" w:date="2018-12-08T18:49:28.4786607" w:id="1190407636">
            <w:rPr/>
          </w:rPrChange>
        </w:rPr>
        <w:pPrChange w:author="Gislene Cristina Ehlert" w:date="2018-12-08T18:49:28.4786607" w:id="154302154">
          <w:pPr/>
        </w:pPrChange>
      </w:pPr>
    </w:p>
    <w:p w:rsidR="6A8EC581" w:rsidDel="4D40A339" w:rsidP="76C19DD7" w:rsidRDefault="6A8EC581" w14:paraId="22658983" w14:textId="3860A881" w14:noSpellErr="1">
      <w:pPr>
        <w:pStyle w:val="Normal"/>
        <w:spacing w:line="360" w:lineRule="auto"/>
        <w:ind w:left="0" w:firstLine="360"/>
        <w:rPr>
          <w:rFonts w:ascii="Times New Roman" w:hAnsi="Times New Roman" w:eastAsia="Times New Roman" w:cs="Times New Roman"/>
          <w:noProof w:val="0"/>
          <w:sz w:val="24"/>
          <w:szCs w:val="24"/>
          <w:lang w:val="pt-BR"/>
          <w:rPrChange w:author="Vanessa Cristina Viebrantz" w:date="2018-12-08T18:50:59.0647347" w:id="390799383">
            <w:rPr/>
          </w:rPrChange>
        </w:rPr>
        <w:pPrChange w:author="Vanessa Cristina Viebrantz" w:date="2018-12-08T18:50:59.0647347" w:id="1793089285">
          <w:pPr/>
        </w:pPrChange>
      </w:pPr>
      <w:del w:author="Gislene Cristina Ehlert" w:date="2018-12-08T18:50:28.8168272" w:id="1551815928">
        <w:r w:rsidDel="7813C5B9">
          <w:br/>
        </w:r>
      </w:del>
      <w:ins w:author="Gislene Cristina Ehlert" w:date="2018-12-08T18:50:28.8168272" w:id="1338537686">
        <w:r w:rsidRPr="7813C5B9" w:rsidR="7813C5B9">
          <w:rPr>
            <w:rFonts w:ascii="Times New Roman" w:hAnsi="Times New Roman" w:eastAsia="Times New Roman" w:cs="Times New Roman"/>
            <w:noProof w:val="0"/>
            <w:sz w:val="24"/>
            <w:szCs w:val="24"/>
            <w:lang w:val="pt-BR"/>
            <w:rPrChange w:author="Gislene Cristina Ehlert" w:date="2018-12-08T18:50:28.8168272" w:id="1427436626">
              <w:rPr/>
            </w:rPrChange>
          </w:rPr>
          <w:t xml:space="preserve">Ao longo do desenvolvimento alguns itens ficaram de fora da implementação, onde os mesmos foram barrados por questões de tempo ou por algum tipo de limitação tecnológica presente. Os principais itens não incorporados na presente versão do </w:t>
        </w:r>
        <w:r w:rsidRPr="76C19DD7" w:rsidR="7813C5B9">
          <w:rPr>
            <w:rFonts w:ascii="Times New Roman" w:hAnsi="Times New Roman" w:eastAsia="Times New Roman" w:cs="Times New Roman"/>
            <w:i w:val="1"/>
            <w:iCs w:val="1"/>
            <w:noProof w:val="0"/>
            <w:sz w:val="24"/>
            <w:szCs w:val="24"/>
            <w:lang w:val="pt-BR"/>
            <w:rPrChange w:author="Vanessa Cristina Viebrantz" w:date="2018-12-08T18:50:59.0647347" w:id="277441979">
              <w:rPr/>
            </w:rPrChange>
          </w:rPr>
          <w:t>software</w:t>
        </w:r>
        <w:r w:rsidRPr="7813C5B9" w:rsidR="7813C5B9">
          <w:rPr>
            <w:rFonts w:ascii="Times New Roman" w:hAnsi="Times New Roman" w:eastAsia="Times New Roman" w:cs="Times New Roman"/>
            <w:noProof w:val="0"/>
            <w:sz w:val="24"/>
            <w:szCs w:val="24"/>
            <w:lang w:val="pt-BR"/>
            <w:rPrChange w:author="Gislene Cristina Ehlert" w:date="2018-12-08T18:50:28.8168272" w:id="317013514">
              <w:rPr/>
            </w:rPrChange>
          </w:rPr>
          <w:t xml:space="preserve"> são: elaboração de cenário para cada animal, animações e </w:t>
        </w:r>
        <w:r w:rsidRPr="76C19DD7" w:rsidR="7813C5B9">
          <w:rPr>
            <w:rFonts w:ascii="Times New Roman" w:hAnsi="Times New Roman" w:eastAsia="Times New Roman" w:cs="Times New Roman"/>
            <w:i w:val="1"/>
            <w:iCs w:val="1"/>
            <w:noProof w:val="0"/>
            <w:sz w:val="24"/>
            <w:szCs w:val="24"/>
            <w:lang w:val="pt-BR"/>
            <w:rPrChange w:author="Vanessa Cristina Viebrantz" w:date="2018-12-08T18:50:59.0647347" w:id="555065161">
              <w:rPr/>
            </w:rPrChange>
          </w:rPr>
          <w:t>script</w:t>
        </w:r>
        <w:r w:rsidRPr="7813C5B9" w:rsidR="7813C5B9">
          <w:rPr>
            <w:rFonts w:ascii="Times New Roman" w:hAnsi="Times New Roman" w:eastAsia="Times New Roman" w:cs="Times New Roman"/>
            <w:noProof w:val="0"/>
            <w:sz w:val="24"/>
            <w:szCs w:val="24"/>
            <w:lang w:val="pt-BR"/>
            <w:rPrChange w:author="Gislene Cristina Ehlert" w:date="2018-12-08T18:50:28.8168272" w:id="413156311">
              <w:rPr/>
            </w:rPrChange>
          </w:rPr>
          <w:t xml:space="preserve"> para cada animal e sons dos animais.</w:t>
        </w:r>
      </w:ins>
    </w:p>
    <w:p w:rsidR="6A8EC581" w:rsidDel="7813C5B9" w:rsidP="19E737AA" w:rsidRDefault="6A8EC581" w14:paraId="747BDF24" w14:textId="7F98D202" w14:noSpellErr="1">
      <w:pPr>
        <w:spacing w:line="360" w:lineRule="auto"/>
        <w:ind/>
        <w:jc w:val="both"/>
        <w:rPr>
          <w:del w:author="Gislene Cristina Ehlert" w:date="2018-12-08T18:50:28.8168272" w:id="1314231141"/>
          <w:rFonts w:ascii="Times New Roman" w:hAnsi="Times New Roman" w:eastAsia="Times New Roman" w:cs="Times New Roman"/>
          <w:noProof w:val="0"/>
          <w:sz w:val="24"/>
          <w:szCs w:val="24"/>
          <w:lang w:val="pt-BR"/>
          <w:rPrChange w:author="Gislene Cristina Ehlert" w:date="2018-12-08T18:49:58.6969898" w:id="381283040">
            <w:rPr/>
          </w:rPrChange>
        </w:rPr>
        <w:pPrChange w:author="Gislene Cristina Ehlert" w:date="2018-12-08T18:49:58.6969898" w:id="1252290886">
          <w:pPr/>
        </w:pPrChange>
      </w:pPr>
    </w:p>
    <w:p w:rsidR="6A8EC581" w:rsidP="7813C5B9" w:rsidRDefault="6A8EC581" w14:paraId="0B17D4D2" w14:textId="7F98D202" w14:noSpellErr="1">
      <w:pPr>
        <w:spacing w:line="360" w:lineRule="auto"/>
        <w:ind w:left="0" w:firstLine="720"/>
        <w:jc w:val="both"/>
        <w:rPr>
          <w:rFonts w:ascii="Times New Roman" w:hAnsi="Times New Roman" w:eastAsia="Times New Roman" w:cs="Times New Roman"/>
          <w:noProof w:val="0"/>
          <w:sz w:val="24"/>
          <w:szCs w:val="24"/>
          <w:lang w:val="pt-BR"/>
          <w:rPrChange w:author="Gislene Cristina Ehlert" w:date="2018-12-08T18:50:28.8168272" w:id="648210056">
            <w:rPr/>
          </w:rPrChange>
        </w:rPr>
        <w:pPrChange w:author="Gislene Cristina Ehlert" w:date="2018-12-08T18:50:28.8168272" w:id="458643277">
          <w:pPr/>
        </w:pPrChange>
      </w:pPr>
      <w:ins w:author="Gislene Cristina Ehlert" w:date="2018-12-08T18:42:54.3183451" w:id="591404483">
        <w:r w:rsidRPr="19E737AA" w:rsidR="6A8EC581">
          <w:rPr>
            <w:rFonts w:ascii="Times New Roman" w:hAnsi="Times New Roman" w:eastAsia="Times New Roman" w:cs="Times New Roman"/>
            <w:noProof w:val="0"/>
            <w:sz w:val="24"/>
            <w:szCs w:val="24"/>
            <w:lang w:val="pt-BR"/>
            <w:rPrChange w:author="Gislene Cristina Ehlert" w:date="2018-12-08T18:49:58.6969898" w:id="1355065282">
              <w:rPr/>
            </w:rPrChange>
          </w:rPr>
          <w:t>A elaboração de cenário para cada animal não foi incorporada por conta de dificuldades de visualização do marcador, além de problemas de lentidão e tempo de implementação, que impediram a continuidade desta funcionalidade. Este item foi substituído pela exibição do animal pura e simples no marcador de animais.</w:t>
        </w:r>
      </w:ins>
    </w:p>
    <w:p w:rsidR="6A8EC581" w:rsidDel="5733C41B" w:rsidP="7813C5B9" w:rsidRDefault="6A8EC581" w14:paraId="0A2F4412" w14:textId="7F98D202" w14:noSpellErr="1">
      <w:pPr>
        <w:spacing w:line="360" w:lineRule="auto"/>
        <w:ind w:left="0" w:firstLine="720"/>
        <w:jc w:val="both"/>
        <w:rPr>
          <w:del w:author="Dandara Conceição Lino de Lima" w:date="2018-12-08T21:21:32.6512679" w:id="659416653"/>
          <w:rFonts w:ascii="Arial" w:hAnsi="Arial" w:eastAsia="Arial" w:cs="Arial"/>
          <w:noProof w:val="0"/>
          <w:sz w:val="24"/>
          <w:szCs w:val="24"/>
          <w:lang w:val="pt-BR"/>
          <w:rPrChange w:author="Gislene Cristina Ehlert" w:date="2018-12-08T18:50:28.8168272" w:id="909760707">
            <w:rPr/>
          </w:rPrChange>
        </w:rPr>
        <w:pPrChange w:author="Gislene Cristina Ehlert" w:date="2018-12-08T18:50:28.8168272" w:id="440429983">
          <w:pPr/>
        </w:pPrChange>
      </w:pPr>
      <w:ins w:author="Gislene Cristina Ehlert" w:date="2018-12-08T18:42:54.3183451" w:id="2056992418">
        <w:r w:rsidRPr="19E737AA" w:rsidR="6A8EC581">
          <w:rPr>
            <w:rFonts w:ascii="Times New Roman" w:hAnsi="Times New Roman" w:eastAsia="Times New Roman" w:cs="Times New Roman"/>
            <w:noProof w:val="0"/>
            <w:sz w:val="24"/>
            <w:szCs w:val="24"/>
            <w:lang w:val="pt-BR"/>
            <w:rPrChange w:author="Gislene Cristina Ehlert" w:date="2018-12-08T18:49:58.6969898" w:id="71972426">
              <w:rPr/>
            </w:rPrChange>
          </w:rPr>
          <w:t xml:space="preserve">As animações e </w:t>
        </w:r>
        <w:r w:rsidRPr="5733C41B" w:rsidR="6A8EC581">
          <w:rPr>
            <w:rFonts w:ascii="Times New Roman" w:hAnsi="Times New Roman" w:eastAsia="Times New Roman" w:cs="Times New Roman"/>
            <w:i w:val="1"/>
            <w:iCs w:val="1"/>
            <w:noProof w:val="0"/>
            <w:sz w:val="24"/>
            <w:szCs w:val="24"/>
            <w:lang w:val="pt-BR"/>
            <w:rPrChange w:author="Dandara Conceição Lino de Lima" w:date="2018-12-08T21:21:32.6512679" w:id="595303335">
              <w:rPr/>
            </w:rPrChange>
          </w:rPr>
          <w:t>scripts</w:t>
        </w:r>
        <w:r w:rsidRPr="19E737AA" w:rsidR="6A8EC581">
          <w:rPr>
            <w:rFonts w:ascii="Times New Roman" w:hAnsi="Times New Roman" w:eastAsia="Times New Roman" w:cs="Times New Roman"/>
            <w:noProof w:val="0"/>
            <w:sz w:val="24"/>
            <w:szCs w:val="24"/>
            <w:lang w:val="pt-BR"/>
            <w:rPrChange w:author="Gislene Cristina Ehlert" w:date="2018-12-08T18:49:58.6969898" w:id="1982074028">
              <w:rPr/>
            </w:rPrChange>
          </w:rPr>
          <w:t xml:space="preserve"> para cada animal não foram elaboradas pelo tempo necessário para fazê-las e também por estar ligada diretamente com o item anterior, onde a ideia era implementar uma rotina de animação para cada animal e repeti-lo ao final.</w:t>
        </w:r>
      </w:ins>
    </w:p>
    <w:p w:rsidR="00D03AF6" w:rsidDel="3003F95B" w:rsidP="00D03AF6" w:rsidRDefault="00D03AF6" w14:paraId="5D8BCE05" w14:textId="77777777" w14:noSpellErr="1">
      <w:pPr>
        <w:pStyle w:val="Corpodetexto"/>
        <w:rPr>
          <w:del w:author="Gislene Cristina Ehlert" w:date="2018-12-08T18:36:51.2126349" w:id="337438456"/>
          <w:lang w:val="pt-BR"/>
        </w:rPr>
      </w:pPr>
      <w:del w:author="Gislene Cristina Ehlert" w:date="2018-12-08T18:36:26.2211179" w:id="1321917484">
        <w:r w:rsidDel="5F4E6785">
          <w:rPr>
            <w:lang w:val="pt-BR"/>
          </w:rPr>
          <w:delText>[Descrever o funcionamento do jogo]</w:delText>
        </w:r>
      </w:del>
    </w:p>
    <w:p w:rsidR="3003F95B" w:rsidDel="6DF972F9" w:rsidP="782CB6B0" w:rsidRDefault="3003F95B" w14:paraId="1A8D74CD" w14:textId="1088F9EC" w14:noSpellErr="1">
      <w:pPr>
        <w:pStyle w:val="PargrafodaLista"/>
        <w:numPr>
          <w:ilvl w:val="0"/>
          <w:numId w:val="20"/>
        </w:numPr>
        <w:rPr>
          <w:del w:author="Gislene Cristina Ehlert" w:date="2018-12-08T18:42:23.82456" w:id="2070278411"/>
          <w:sz w:val="24"/>
          <w:szCs w:val="24"/>
          <w:rPrChange w:author="Dandara Conceição Lino de Lima" w:date="2018-12-08T18:41:53.7027064" w:id="549357545">
            <w:rPr/>
          </w:rPrChange>
        </w:rPr>
        <w:pPrChange w:author="Dandara Conceição Lino de Lima" w:date="2018-12-08T18:41:53.7027064" w:id="362301353">
          <w:pPr/>
        </w:pPrChange>
      </w:pPr>
    </w:p>
    <w:p w:rsidR="2507D94A" w:rsidDel="6DF972F9" w:rsidP="782CB6B0" w:rsidRDefault="2507D94A" w14:paraId="5FD7BF43" w14:textId="5D6A849B">
      <w:pPr>
        <w:pStyle w:val="Normal"/>
        <w:ind w:left="0"/>
        <w:rPr>
          <w:del w:author="Gislene Cristina Ehlert" w:date="2018-12-08T18:42:23.82456" w:id="1826438539"/>
          <w:rFonts w:ascii="Times New Roman" w:hAnsi="Times New Roman" w:eastAsia="Times New Roman" w:cs="Times New Roman"/>
          <w:noProof w:val="0"/>
          <w:sz w:val="24"/>
          <w:szCs w:val="24"/>
          <w:lang w:val="pt-BR"/>
          <w:rPrChange w:author="Dandara Conceição Lino de Lima" w:date="2018-12-08T18:41:53.7027064" w:id="2000358544">
            <w:rPr/>
          </w:rPrChange>
        </w:rPr>
        <w:pPrChange w:author="Dandara Conceição Lino de Lima" w:date="2018-12-08T18:41:53.7027064" w:id="814221464">
          <w:pPr/>
        </w:pPrChange>
      </w:pPr>
    </w:p>
    <w:p w:rsidR="25FF5B66" w:rsidDel="6DF972F9" w:rsidP="782CB6B0" w:rsidRDefault="25FF5B66" w14:textId="7CCD8DB6" w14:paraId="49A6E848" w14:noSpellErr="1">
      <w:pPr>
        <w:pStyle w:val="Normal"/>
        <w:spacing w:line="360" w:lineRule="auto"/>
        <w:ind w:left="0" w:firstLine="720"/>
        <w:jc w:val="both"/>
        <w:rPr>
          <w:del w:author="Gislene Cristina Ehlert" w:date="2018-12-08T18:42:23.82456" w:id="451394702"/>
          <w:rFonts w:ascii="Times New Roman" w:hAnsi="Times New Roman" w:eastAsia="Times New Roman" w:cs="Times New Roman"/>
          <w:noProof w:val="0"/>
          <w:sz w:val="24"/>
          <w:szCs w:val="24"/>
          <w:lang w:val="pt-BR"/>
          <w:rPrChange w:author="Dandara Conceição Lino de Lima" w:date="2018-12-08T18:41:53.7027064" w:id="1762518441">
            <w:rPr/>
          </w:rPrChange>
        </w:rPr>
        <w:rPr/>
        <w:pPrChange w:author="Dandara Conceição Lino de Lima" w:date="2018-12-08T18:41:53.7027064" w:id="803081225">
          <w:pPr/>
        </w:pPrChange>
      </w:pPr>
      <w:del w:author="Gislene Cristina Ehlert" w:date="2018-12-08T18:37:51.7656474" w:id="987078630">
        <w:r w:rsidDel="25FF5B66">
          <w:br/>
        </w:r>
      </w:del>
    </w:p>
    <w:p w:rsidR="3003F95B" w:rsidDel="6DF972F9" w:rsidRDefault="3003F95B" w14:paraId="7E10EB8A" w14:textId="61CFC24F">
      <w:pPr>
        <w:rPr>
          <w:ins w:author="Gislene Cristina Ehlert" w:date="2018-12-08T18:36:51.2126349" w:id="227371836"/>
          <w:del w:author="Gislene Cristina Ehlert" w:date="2018-12-08T18:42:23.82456" w:id="1430701268"/>
        </w:rPr>
      </w:pPr>
      <w:del w:author="Gislene Cristina Ehlert" w:date="2018-12-08T18:42:23.82456" w:id="1335278096">
        <w:r w:rsidDel="6DF972F9">
          <w:br/>
        </w:r>
      </w:del>
    </w:p>
    <w:p w:rsidR="3003F95B" w:rsidDel="6DF972F9" w:rsidRDefault="3003F95B" w14:paraId="2AF30678" w14:textId="496448F3">
      <w:pPr>
        <w:rPr>
          <w:ins w:author="Gislene Cristina Ehlert" w:date="2018-12-08T18:36:51.2126349" w:id="1304183778"/>
          <w:del w:author="Gislene Cristina Ehlert" w:date="2018-12-08T18:42:23.82456" w:id="931624635"/>
        </w:rPr>
      </w:pPr>
      <w:del w:author="Gislene Cristina Ehlert" w:date="2018-12-08T18:42:23.82456" w:id="2012545160">
        <w:r w:rsidDel="6DF972F9">
          <w:br/>
        </w:r>
      </w:del>
    </w:p>
    <w:p w:rsidR="3003F95B" w:rsidDel="6DF972F9" w:rsidRDefault="3003F95B" w14:paraId="497D03D8" w14:textId="6836B76E">
      <w:pPr>
        <w:rPr>
          <w:ins w:author="Gislene Cristina Ehlert" w:date="2018-12-08T18:36:51.2126349" w:id="1661943864"/>
          <w:del w:author="Gislene Cristina Ehlert" w:date="2018-12-08T18:42:23.82456" w:id="1804587304"/>
        </w:rPr>
      </w:pPr>
      <w:del w:author="Gislene Cristina Ehlert" w:date="2018-12-08T18:42:23.82456" w:id="90853377">
        <w:r w:rsidDel="6DF972F9">
          <w:br/>
        </w:r>
      </w:del>
    </w:p>
    <w:p w:rsidR="3003F95B" w:rsidDel="6DF972F9" w:rsidRDefault="3003F95B" w14:paraId="5D9A4D3D" w14:textId="7C3057E5">
      <w:pPr>
        <w:rPr>
          <w:ins w:author="Gislene Cristina Ehlert" w:date="2018-12-08T18:36:51.2126349" w:id="960633887"/>
          <w:del w:author="Gislene Cristina Ehlert" w:date="2018-12-08T18:42:23.82456" w:id="1914434083"/>
        </w:rPr>
      </w:pPr>
      <w:del w:author="Gislene Cristina Ehlert" w:date="2018-12-08T18:42:23.82456" w:id="1774396404">
        <w:r w:rsidDel="6DF972F9">
          <w:br/>
        </w:r>
      </w:del>
    </w:p>
    <w:p w:rsidR="3003F95B" w:rsidDel="6DF972F9" w:rsidRDefault="3003F95B" w14:paraId="2B43ABFC" w14:textId="00A3B9EE">
      <w:pPr>
        <w:rPr>
          <w:ins w:author="Gislene Cristina Ehlert" w:date="2018-12-08T18:36:51.2126349" w:id="160296496"/>
          <w:del w:author="Gislene Cristina Ehlert" w:date="2018-12-08T18:42:23.82456" w:id="1790741702"/>
        </w:rPr>
      </w:pPr>
      <w:del w:author="Gislene Cristina Ehlert" w:date="2018-12-08T18:42:23.82456" w:id="2009255662">
        <w:r w:rsidDel="6DF972F9">
          <w:br/>
        </w:r>
      </w:del>
    </w:p>
    <w:p w:rsidR="3003F95B" w:rsidDel="6DF972F9" w:rsidRDefault="3003F95B" w14:paraId="7F151F5A" w14:textId="6B08F679">
      <w:pPr>
        <w:rPr>
          <w:ins w:author="Gislene Cristina Ehlert" w:date="2018-12-08T18:36:51.2126349" w:id="362957638"/>
          <w:del w:author="Gislene Cristina Ehlert" w:date="2018-12-08T18:42:23.82456" w:id="114473605"/>
        </w:rPr>
      </w:pPr>
      <w:del w:author="Gislene Cristina Ehlert" w:date="2018-12-08T18:42:23.82456" w:id="647370946">
        <w:r w:rsidDel="6DF972F9">
          <w:br/>
        </w:r>
      </w:del>
    </w:p>
    <w:p w:rsidR="3003F95B" w:rsidDel="6DF972F9" w:rsidRDefault="3003F95B" w14:paraId="7535FFBC" w14:textId="7B4258EF">
      <w:pPr>
        <w:rPr>
          <w:ins w:author="Gislene Cristina Ehlert" w:date="2018-12-08T18:36:51.2126349" w:id="187740210"/>
          <w:del w:author="Gislene Cristina Ehlert" w:date="2018-12-08T18:42:23.82456" w:id="1238326728"/>
        </w:rPr>
      </w:pPr>
      <w:del w:author="Gislene Cristina Ehlert" w:date="2018-12-08T18:42:23.82456" w:id="2043072763">
        <w:r w:rsidDel="6DF972F9">
          <w:br/>
        </w:r>
      </w:del>
    </w:p>
    <w:p w:rsidR="3003F95B" w:rsidDel="6DF972F9" w:rsidRDefault="3003F95B" w14:paraId="041CC88A" w14:textId="0AF1D703">
      <w:pPr>
        <w:rPr>
          <w:ins w:author="Gislene Cristina Ehlert" w:date="2018-12-08T18:36:51.2126349" w:id="1567459080"/>
          <w:del w:author="Gislene Cristina Ehlert" w:date="2018-12-08T18:42:23.82456" w:id="556825315"/>
        </w:rPr>
      </w:pPr>
      <w:del w:author="Gislene Cristina Ehlert" w:date="2018-12-08T18:42:23.82456" w:id="1192017067">
        <w:r w:rsidDel="6DF972F9">
          <w:br/>
        </w:r>
      </w:del>
    </w:p>
    <w:p w:rsidR="3003F95B" w:rsidDel="6DF972F9" w:rsidP="006D040B" w:rsidRDefault="3003F95B" w14:paraId="269240EF" w14:textId="6F57A799" w14:noSpellErr="1">
      <w:pPr>
        <w:pStyle w:val="PargrafodaLista"/>
        <w:numPr>
          <w:ilvl w:val="0"/>
          <w:numId w:val="20"/>
        </w:numPr>
        <w:rPr>
          <w:del w:author="Gislene Cristina Ehlert" w:date="2018-12-08T18:42:23.82456" w:id="2057312129"/>
          <w:sz w:val="22"/>
          <w:szCs w:val="22"/>
          <w:rPrChange w:author="Gislene Cristina Ehlert" w:date="2018-12-08T18:37:21.3540983" w:id="996741128">
            <w:rPr/>
          </w:rPrChange>
        </w:rPr>
        <w:pPrChange w:author="Gislene Cristina Ehlert" w:date="2018-12-08T18:37:21.3540983" w:id="672818541">
          <w:pPr/>
        </w:pPrChange>
      </w:pPr>
    </w:p>
    <w:p w:rsidR="3003F95B" w:rsidDel="6DF972F9" w:rsidRDefault="3003F95B" w14:paraId="5F9B8AAC" w14:textId="1E7F07C0">
      <w:pPr>
        <w:rPr>
          <w:ins w:author="Gislene Cristina Ehlert" w:date="2018-12-08T18:36:51.2126349" w:id="1300456391"/>
          <w:del w:author="Gislene Cristina Ehlert" w:date="2018-12-08T18:42:23.82456" w:id="1467131869"/>
        </w:rPr>
      </w:pPr>
      <w:del w:author="Gislene Cristina Ehlert" w:date="2018-12-08T18:42:23.82456" w:id="1187709985">
        <w:r w:rsidDel="6DF972F9">
          <w:br/>
        </w:r>
      </w:del>
    </w:p>
    <w:p w:rsidR="3003F95B" w:rsidDel="5733C41B" w:rsidP="6DF972F9" w:rsidRDefault="3003F95B" w14:paraId="1489A2E4" w14:textId="0B1EC77A" w14:noSpellErr="1">
      <w:pPr>
        <w:spacing w:line="360" w:lineRule="auto"/>
        <w:ind w:left="720"/>
        <w:jc w:val="left"/>
        <w:rPr>
          <w:del w:author="Dandara Conceição Lino de Lima" w:date="2018-12-08T21:21:32.6512679" w:id="2006983007"/>
          <w:rFonts w:ascii="Arial" w:hAnsi="Arial" w:eastAsia="Arial" w:cs="Arial"/>
          <w:noProof w:val="0"/>
          <w:sz w:val="24"/>
          <w:szCs w:val="24"/>
          <w:lang w:val="pt-BR"/>
          <w:rPrChange w:author="Gislene Cristina Ehlert" w:date="2018-12-08T18:42:23.82456" w:id="385389197">
            <w:rPr/>
          </w:rPrChange>
        </w:rPr>
        <w:pPrChange w:author="Gislene Cristina Ehlert" w:date="2018-12-08T18:42:23.82456" w:id="1196835235">
          <w:pPr/>
        </w:pPrChange>
      </w:pPr>
    </w:p>
    <w:p w:rsidR="3003F95B" w:rsidP="5733C41B" w:rsidRDefault="3003F95B" w14:paraId="5CC5B38C" w14:textId="736AF8DF" w14:noSpellErr="1">
      <w:pPr>
        <w:spacing w:line="360" w:lineRule="auto"/>
        <w:ind w:left="0" w:firstLine="720"/>
        <w:jc w:val="both"/>
      </w:pPr>
      <w:del w:author="Dandara Conceição Lino de Lima" w:date="2018-12-08T21:21:32.6512679" w:id="1622117362">
        <w:r w:rsidDel="5733C41B">
          <w:br/>
        </w:r>
      </w:del>
      <w:r>
        <w:br/>
      </w:r>
    </w:p>
    <w:p w:rsidR="00D03AF6" w:rsidP="00D03AF6" w:rsidRDefault="00D03AF6" w14:paraId="576B6E75" w14:textId="77777777">
      <w:pPr>
        <w:pStyle w:val="Ttulo1"/>
        <w:rPr>
          <w:lang w:val="pt-BR"/>
        </w:rPr>
      </w:pPr>
      <w:r>
        <w:rPr>
          <w:lang w:val="pt-BR"/>
        </w:rPr>
        <w:t>APLICAÇÃO DO ROTEIRO PEDAGÓGICO</w:t>
      </w:r>
    </w:p>
    <w:p w:rsidR="00D03AF6" w:rsidP="3C299C5C" w:rsidRDefault="00D03AF6" w14:paraId="4F7953C6" w14:textId="77777777">
      <w:pPr>
        <w:pStyle w:val="Corpodetexto"/>
        <w:ind w:firstLine="0"/>
        <w:rPr>
          <w:ins w:author="Vanessa Cristina Viebrantz" w:date="2018-12-08T10:03:55.1889954" w:id="435068791"/>
          <w:lang w:val="pt-BR"/>
        </w:rPr>
        <w:pPrChange w:author="Vanessa Cristina Viebrantz" w:date="2018-12-09T14:37:57.8902259" w:id="439943359">
          <w:pPr>
            <w:pStyle w:val="Corpodetexto"/>
          </w:pPr>
        </w:pPrChange>
      </w:pPr>
      <w:del w:author="Vanessa Cristina Viebrantz" w:date="2018-12-09T14:37:57.8902259" w:id="1675871146">
        <w:r w:rsidDel="3C299C5C">
          <w:rPr>
            <w:lang w:val="pt-BR"/>
          </w:rPr>
          <w:delText>[Descrever a aplicação do roteiro pedagógico (ou parte dele) em uma turma da educação básica]</w:delText>
        </w:r>
      </w:del>
    </w:p>
    <w:p w:rsidR="4BB9585A" w:rsidP="08F09127" w:rsidRDefault="4BB9585A" w14:textId="4226F510" w14:paraId="1FBE13DB">
      <w:pPr>
        <w:pStyle w:val="Corpodetexto"/>
        <w:spacing w:line="360" w:lineRule="auto"/>
        <w:rPr>
          <w:ins w:author="Gislene Cristina Ehlert" w:date="2018-12-09T13:01:26.6693529" w:id="593870669"/>
          <w:lang w:val="pt-BR"/>
          <w:rPrChange w:author="Gislene Cristina Ehlert" w:date="2018-12-09T13:01:26.6693529" w:id="418656341">
            <w:rPr/>
          </w:rPrChange>
        </w:rPr>
        <w:pPrChange w:author="Gislene Cristina Ehlert" w:date="2018-12-09T13:01:26.6693529" w:id="984711999">
          <w:pPr/>
        </w:pPrChange>
      </w:pPr>
      <w:ins w:author="Vanessa Cristina Viebrantz" w:date="2018-12-08T10:09:29.3017579" w:id="788999195">
        <w:r w:rsidRPr="5FCEB220" w:rsidR="5FCEB220">
          <w:rPr>
            <w:lang w:val="pt-BR"/>
            <w:rPrChange w:author="Vanessa Cristina Viebrantz" w:date="2018-12-08T10:09:29.3017579" w:id="446915274">
              <w:rPr/>
            </w:rPrChange>
          </w:rPr>
          <w:t>O Jo</w:t>
        </w:r>
      </w:ins>
      <w:ins w:author="Vanessa Cristina Viebrantz" w:date="2018-12-08T10:09:59.5047977" w:id="1555059375">
        <w:r w:rsidRPr="5FCEB220" w:rsidR="7F42EE2F">
          <w:rPr>
            <w:lang w:val="pt-BR"/>
            <w:rPrChange w:author="Vanessa Cristina Viebrantz" w:date="2018-12-08T10:09:29.3017579" w:id="1386032727">
              <w:rPr/>
            </w:rPrChange>
          </w:rPr>
          <w:t xml:space="preserve">go Adivinha Bicho </w:t>
        </w:r>
      </w:ins>
      <w:ins w:author="Vanessa Cristina Viebrantz" w:date="2018-12-08T18:44:55.2581637" w:id="1221254613">
        <w:r w:rsidRPr="5FCEB220" w:rsidR="7D2F9F58">
          <w:rPr>
            <w:lang w:val="pt-BR"/>
            <w:rPrChange w:author="Vanessa Cristina Viebrantz" w:date="2018-12-08T10:09:29.3017579" w:id="438391324">
              <w:rPr/>
            </w:rPrChange>
          </w:rPr>
          <w:t xml:space="preserve">foi </w:t>
        </w:r>
      </w:ins>
      <w:ins w:author="Vanessa Cristina Viebrantz" w:date="2018-12-08T18:45:25.5674797" w:id="2039456762">
        <w:r w:rsidRPr="5FCEB220" w:rsidR="1FC63A96">
          <w:rPr>
            <w:lang w:val="pt-BR"/>
            <w:rPrChange w:author="Vanessa Cristina Viebrantz" w:date="2018-12-08T10:09:29.3017579" w:id="63347865">
              <w:rPr/>
            </w:rPrChange>
          </w:rPr>
          <w:t xml:space="preserve">vivenciado por crianças do terceiro </w:t>
        </w:r>
      </w:ins>
      <w:ins w:author="Gislene Cristina Ehlert" w:date="2018-12-08T18:48:58.1922649" w:id="1590454826">
        <w:r w:rsidRPr="5FCEB220" w:rsidR="6884A725">
          <w:rPr>
            <w:lang w:val="pt-BR"/>
            <w:rPrChange w:author="Vanessa Cristina Viebrantz" w:date="2018-12-08T10:09:29.3017579" w:id="1894727946">
              <w:rPr/>
            </w:rPrChange>
          </w:rPr>
          <w:t xml:space="preserve">ano A</w:t>
        </w:r>
      </w:ins>
      <w:ins w:author="Gislene Cristina Ehlert" w:date="2018-12-09T12:56:23.1038112" w:id="1816433927">
        <w:r w:rsidRPr="5FCEB220" w:rsidR="1307C7C1">
          <w:rPr>
            <w:lang w:val="pt-BR"/>
            <w:rPrChange w:author="Vanessa Cristina Viebrantz" w:date="2018-12-08T10:09:29.3017579" w:id="744473961">
              <w:rPr/>
            </w:rPrChange>
          </w:rPr>
          <w:t xml:space="preserve">, </w:t>
        </w:r>
      </w:ins>
      <w:ins w:author="Gislene Cristina Ehlert" w:date="2018-12-08T18:48:58.1922649" w:id="398122013">
        <w:r w:rsidRPr="5FCEB220" w:rsidR="6884A725">
          <w:rPr>
            <w:lang w:val="pt-BR"/>
            <w:rPrChange w:author="Vanessa Cristina Viebrantz" w:date="2018-12-08T10:09:29.3017579" w:id="1369705421">
              <w:rPr/>
            </w:rPrChange>
          </w:rPr>
          <w:t xml:space="preserve">da </w:t>
        </w:r>
      </w:ins>
      <w:ins w:author="Gislene Cristina Ehlert" w:date="2018-12-08T18:45:56.0676052" w:id="136460521">
        <w:del w:author="Vanessa Cristina Viebrantz" w:date="2018-12-08T18:48:27.8257777" w:id="1817534788">
          <w:r w:rsidRPr="5FCEB220" w:rsidDel="363D5A65" w:rsidR="76B30F5C">
            <w:rPr>
              <w:lang w:val="pt-BR"/>
              <w:rPrChange w:author="Vanessa Cristina Viebrantz" w:date="2018-12-08T10:09:29.3017579" w:id="1005217175">
                <w:rPr/>
              </w:rPrChange>
            </w:rPr>
            <w:delText xml:space="preserve">ano em uma </w:delText>
          </w:r>
        </w:del>
        <w:r w:rsidRPr="5FCEB220" w:rsidR="76B30F5C">
          <w:rPr>
            <w:lang w:val="pt-BR"/>
            <w:rPrChange w:author="Vanessa Cristina Viebrantz" w:date="2018-12-08T10:09:29.3017579" w:id="1868746505">
              <w:rPr/>
            </w:rPrChange>
          </w:rPr>
          <w:t xml:space="preserve">Escol</w:t>
        </w:r>
      </w:ins>
      <w:ins w:author="Gislene Cristina Ehlert" w:date="2018-12-08T18:49:28.4786607" w:id="1411156405">
        <w:r w:rsidRPr="5FCEB220" w:rsidR="4D40A339">
          <w:rPr>
            <w:lang w:val="pt-BR"/>
            <w:rPrChange w:author="Vanessa Cristina Viebrantz" w:date="2018-12-08T10:09:29.3017579" w:id="451704916">
              <w:rPr/>
            </w:rPrChange>
          </w:rPr>
          <w:t xml:space="preserve">a </w:t>
        </w:r>
      </w:ins>
      <w:ins w:author="Gislene Cristina Ehlert" w:date="2018-12-08T18:48:58.1922649" w:id="504941722">
        <w:r w:rsidRPr="5FCEB220" w:rsidR="6884A725">
          <w:rPr>
            <w:lang w:val="pt-BR"/>
            <w:rPrChange w:author="Vanessa Cristina Viebrantz" w:date="2018-12-08T10:09:29.3017579" w:id="270279782">
              <w:rPr/>
            </w:rPrChange>
          </w:rPr>
          <w:t xml:space="preserve">Básica </w:t>
        </w:r>
      </w:ins>
      <w:ins w:author="Gislene Cristina Ehlert" w:date="2018-12-08T18:45:56.0676052" w:id="843445463">
        <w:r w:rsidRPr="5FCEB220" w:rsidR="76B30F5C">
          <w:rPr>
            <w:lang w:val="pt-BR"/>
            <w:rPrChange w:author="Vanessa Cristina Viebrantz" w:date="2018-12-08T10:09:29.3017579" w:id="1227122472">
              <w:rPr/>
            </w:rPrChange>
          </w:rPr>
          <w:t xml:space="preserve">Municipal </w:t>
        </w:r>
      </w:ins>
      <w:ins w:author="Gislene Cristina Ehlert" w:date="2018-12-08T18:49:28.4786607" w:id="2026616941">
        <w:r w:rsidRPr="5FCEB220" w:rsidR="4D40A339">
          <w:rPr>
            <w:lang w:val="pt-BR"/>
            <w:rPrChange w:author="Vanessa Cristina Viebrantz" w:date="2018-12-08T10:09:29.3017579" w:id="1592809732">
              <w:rPr/>
            </w:rPrChange>
          </w:rPr>
          <w:t xml:space="preserve">Felipe </w:t>
        </w:r>
        <w:r w:rsidRPr="5FCEB220" w:rsidR="4D40A339">
          <w:rPr>
            <w:lang w:val="pt-BR"/>
            <w:rPrChange w:author="Vanessa Cristina Viebrantz" w:date="2018-12-08T10:09:29.3017579" w:id="1429012138">
              <w:rPr/>
            </w:rPrChange>
          </w:rPr>
          <w:t xml:space="preserve">S</w:t>
        </w:r>
      </w:ins>
      <w:ins w:author="Gislene Cristina Ehlert" w:date="2018-12-08T18:49:58.6969898" w:id="1172472721">
        <w:r w:rsidRPr="5FCEB220" w:rsidR="19E737AA">
          <w:rPr>
            <w:lang w:val="pt-BR"/>
            <w:rPrChange w:author="Vanessa Cristina Viebrantz" w:date="2018-12-08T10:09:29.3017579" w:id="637097337">
              <w:rPr/>
            </w:rPrChange>
          </w:rPr>
          <w:t xml:space="preserve">chmidt</w:t>
        </w:r>
      </w:ins>
      <w:ins w:author="Gislene Cristina Ehlert" w:date="2018-12-09T13:00:56.2888831" w:id="619856027">
        <w:r w:rsidRPr="5FCEB220" w:rsidR="3E0AFCE3">
          <w:rPr>
            <w:lang w:val="pt-BR"/>
            <w:rPrChange w:author="Vanessa Cristina Viebrantz" w:date="2018-12-08T10:09:29.3017579" w:id="355554451">
              <w:rPr/>
            </w:rPrChange>
          </w:rPr>
          <w:t xml:space="preserve">,</w:t>
        </w:r>
      </w:ins>
      <w:ins w:author="Gislene Cristina Ehlert" w:date="2018-12-08T18:50:28.8168272" w:id="2097191583">
        <w:r w:rsidRPr="5FCEB220" w:rsidR="7813C5B9">
          <w:rPr>
            <w:lang w:val="pt-BR"/>
            <w:rPrChange w:author="Vanessa Cristina Viebrantz" w:date="2018-12-08T10:09:29.3017579" w:id="346862694">
              <w:rPr/>
            </w:rPrChange>
          </w:rPr>
          <w:t xml:space="preserve"> </w:t>
        </w:r>
      </w:ins>
      <w:ins w:author="Vanessa Cristina Viebrantz" w:date="2018-12-08T18:50:59.0647347" w:id="2032006557">
        <w:r w:rsidRPr="5FCEB220" w:rsidR="76C19DD7">
          <w:rPr>
            <w:lang w:val="pt-BR"/>
            <w:rPrChange w:author="Vanessa Cristina Viebrantz" w:date="2018-12-08T10:09:29.3017579" w:id="1381881621">
              <w:rPr/>
            </w:rPrChange>
          </w:rPr>
          <w:t xml:space="preserve">que se localiza no bairro </w:t>
        </w:r>
        <w:r w:rsidRPr="5FCEB220" w:rsidR="76C19DD7">
          <w:rPr>
            <w:lang w:val="pt-BR"/>
            <w:rPrChange w:author="Vanessa Cristina Viebrantz" w:date="2018-12-08T10:09:29.3017579" w:id="1566174260">
              <w:rPr/>
            </w:rPrChange>
          </w:rPr>
          <w:t xml:space="preserve">I</w:t>
        </w:r>
      </w:ins>
      <w:ins w:author="Gislene Cristina Ehlert" w:date="2018-12-08T18:51:29.0995462" w:id="1164563136">
        <w:r w:rsidRPr="5FCEB220" w:rsidR="16A47A56">
          <w:rPr>
            <w:lang w:val="pt-BR"/>
            <w:rPrChange w:author="Vanessa Cristina Viebrantz" w:date="2018-12-08T10:09:29.3017579" w:id="369971217">
              <w:rPr/>
            </w:rPrChange>
          </w:rPr>
          <w:t xml:space="preserve">toupav</w:t>
        </w:r>
        <w:r w:rsidRPr="16A47A56" w:rsidR="16A47A56">
          <w:rPr>
            <w:lang w:val="pt-BR"/>
            <w:rPrChange w:author="Gislene Cristina Ehlert" w:date="2018-12-08T18:51:29.0995462" w:id="710923495">
              <w:rPr/>
            </w:rPrChange>
          </w:rPr>
          <w:t>azinha</w:t>
        </w:r>
      </w:ins>
      <w:ins w:author="Gislene Cristina Ehlert" w:date="2018-12-08T18:45:56.0676052" w:id="1214627135"/>
      <w:ins w:author="Gislene Cristina Ehlert" w:date="2018-12-08T18:51:29.0995462" w:id="1716001697">
        <w:r w:rsidRPr="16A47A56" w:rsidR="16A47A56">
          <w:rPr>
            <w:lang w:val="pt-BR"/>
            <w:rPrChange w:author="Gislene Cristina Ehlert" w:date="2018-12-08T18:51:29.0995462" w:id="371113747">
              <w:rPr/>
            </w:rPrChange>
          </w:rPr>
          <w:t xml:space="preserve"> </w:t>
        </w:r>
      </w:ins>
      <w:ins w:author="Gislene Cristina Ehlert" w:date="2018-12-08T18:45:56.0676052" w:id="592062888">
        <w:r w:rsidRPr="5FCEB220" w:rsidR="76B30F5C">
          <w:rPr>
            <w:lang w:val="pt-BR"/>
            <w:rPrChange w:author="Vanessa Cristina Viebrantz" w:date="2018-12-08T10:09:29.3017579" w:id="651038582">
              <w:rPr/>
            </w:rPrChange>
          </w:rPr>
          <w:t xml:space="preserve">e</w:t>
        </w:r>
      </w:ins>
      <w:ins w:author="Gislene Cristina Ehlert" w:date="2018-12-08T18:51:29.0995462" w:id="631213438">
        <w:r w:rsidRPr="5FCEB220" w:rsidR="16A47A56">
          <w:rPr>
            <w:lang w:val="pt-BR"/>
            <w:rPrChange w:author="Vanessa Cristina Viebrantz" w:date="2018-12-08T10:09:29.3017579" w:id="1703803344">
              <w:rPr/>
            </w:rPrChange>
          </w:rPr>
          <w:t xml:space="preserve">m</w:t>
        </w:r>
      </w:ins>
      <w:ins w:author="Gislene Cristina Ehlert" w:date="2018-12-08T18:45:56.0676052" w:id="1896339030">
        <w:r w:rsidRPr="5FCEB220" w:rsidR="76B30F5C">
          <w:rPr>
            <w:lang w:val="pt-BR"/>
            <w:rPrChange w:author="Vanessa Cristina Viebrantz" w:date="2018-12-08T10:09:29.3017579" w:id="1397390525">
              <w:rPr/>
            </w:rPrChange>
          </w:rPr>
          <w:t xml:space="preserve"> Blumenau</w:t>
        </w:r>
      </w:ins>
      <w:ins w:author="Gislene Cristina Ehlert" w:date="2018-12-09T12:56:53.3782709" w:id="1705280587">
        <w:r w:rsidRPr="5FCEB220" w:rsidR="75CEAB4C">
          <w:rPr>
            <w:lang w:val="pt-BR"/>
            <w:rPrChange w:author="Vanessa Cristina Viebrantz" w:date="2018-12-08T10:09:29.3017579" w:id="1280624118">
              <w:rPr/>
            </w:rPrChange>
          </w:rPr>
          <w:t xml:space="preserve">,</w:t>
        </w:r>
      </w:ins>
      <w:ins w:author="Dandara Conceição Lino de Lima" w:date="2018-12-08T18:54:00.1039341" w:id="1912731971">
        <w:r w:rsidRPr="5FCEB220" w:rsidR="5364305A">
          <w:rPr>
            <w:lang w:val="pt-BR"/>
            <w:rPrChange w:author="Vanessa Cristina Viebrantz" w:date="2018-12-08T10:09:29.3017579" w:id="1630963028">
              <w:rPr/>
            </w:rPrChange>
          </w:rPr>
          <w:t xml:space="preserve"> sob a permissão da </w:t>
        </w:r>
      </w:ins>
      <w:ins w:author="Vanessa Cristina Viebrantz" w:date="2018-12-08T18:56:12.5489275" w:id="1107066988">
        <w:r w:rsidRPr="5FCEB220" w:rsidR="36DE1FB6">
          <w:rPr>
            <w:lang w:val="pt-BR"/>
            <w:rPrChange w:author="Vanessa Cristina Viebrantz" w:date="2018-12-08T10:09:29.3017579" w:id="897643766">
              <w:rPr/>
            </w:rPrChange>
          </w:rPr>
          <w:t xml:space="preserve">professora Cleide </w:t>
        </w:r>
      </w:ins>
      <w:ins w:author="Dandara Conceição Lino de Lima" w:date="2018-12-08T20:52:43.2724615" w:id="760614817">
        <w:r w:rsidRPr="5FCEB220" w:rsidR="762A9611">
          <w:rPr>
            <w:lang w:val="pt-BR"/>
            <w:rPrChange w:author="Vanessa Cristina Viebrantz" w:date="2018-12-08T10:09:29.3017579" w:id="1135602594">
              <w:rPr/>
            </w:rPrChange>
          </w:rPr>
          <w:t xml:space="preserve">dos </w:t>
        </w:r>
      </w:ins>
      <w:ins w:author="Vanessa Cristina Viebrantz" w:date="2018-12-08T18:56:42.7803991" w:id="1472475129">
        <w:r w:rsidRPr="733E1A5A" w:rsidR="733E1A5A">
          <w:rPr>
            <w:lang w:val="pt-BR"/>
            <w:rPrChange w:author="Vanessa Cristina Viebrantz" w:date="2018-12-08T18:56:42.7803991" w:id="883581418">
              <w:rPr/>
            </w:rPrChange>
          </w:rPr>
          <w:t xml:space="preserve">Santos </w:t>
        </w:r>
      </w:ins>
      <w:ins w:author="Dandara Conceição Lino de Lima" w:date="2018-12-08T20:52:43.2724615" w:id="659040034">
        <w:r w:rsidRPr="733E1A5A" w:rsidR="762A9611">
          <w:rPr>
            <w:lang w:val="pt-BR"/>
            <w:rPrChange w:author="Vanessa Cristina Viebrantz" w:date="2018-12-08T18:56:42.7803991" w:id="1994028318">
              <w:rPr/>
            </w:rPrChange>
          </w:rPr>
          <w:t xml:space="preserve">Pereira </w:t>
        </w:r>
      </w:ins>
      <w:ins w:author="Vanessa Cristina Viebrantz" w:date="2018-12-08T18:56:42.7803991" w:id="828361422">
        <w:r w:rsidRPr="733E1A5A" w:rsidR="733E1A5A">
          <w:rPr>
            <w:lang w:val="pt-BR"/>
            <w:rPrChange w:author="Vanessa Cristina Viebrantz" w:date="2018-12-08T18:56:42.7803991" w:id="1464423310">
              <w:rPr/>
            </w:rPrChange>
          </w:rPr>
          <w:t xml:space="preserve">Sopelsa</w:t>
        </w:r>
        <w:r w:rsidRPr="733E1A5A" w:rsidR="733E1A5A">
          <w:rPr>
            <w:lang w:val="pt-BR"/>
            <w:rPrChange w:author="Vanessa Cristina Viebrantz" w:date="2018-12-08T18:56:42.7803991" w:id="1775080351">
              <w:rPr/>
            </w:rPrChange>
          </w:rPr>
          <w:t xml:space="preserve">. </w:t>
        </w:r>
      </w:ins>
      <w:ins w:author="Vanessa Cristina Viebrantz" w:date="2018-12-08T19:51:39.8359844" w:id="1585335418">
        <w:r w:rsidRPr="733E1A5A" w:rsidR="2672F81B">
          <w:rPr>
            <w:lang w:val="pt-BR"/>
            <w:rPrChange w:author="Vanessa Cristina Viebrantz" w:date="2018-12-08T18:56:42.7803991" w:id="1315393602">
              <w:rPr/>
            </w:rPrChange>
          </w:rPr>
          <w:t xml:space="preserve">A experiência</w:t>
        </w:r>
      </w:ins>
      <w:ins w:author="Vanessa Cristina Viebrantz" w:date="2018-12-08T19:34:58.6907527" w:id="1629363580">
        <w:r w:rsidRPr="733E1A5A" w:rsidR="4F0B08D0">
          <w:rPr>
            <w:lang w:val="pt-BR"/>
            <w:rPrChange w:author="Vanessa Cristina Viebrantz" w:date="2018-12-08T18:56:42.7803991" w:id="825832386">
              <w:rPr/>
            </w:rPrChange>
          </w:rPr>
          <w:t xml:space="preserve"> </w:t>
        </w:r>
      </w:ins>
      <w:ins w:author="Vanessa Cristina Viebrantz" w:date="2018-12-08T19:51:39.8359844" w:id="93218178">
        <w:r w:rsidRPr="733E1A5A" w:rsidR="1C35ECC4">
          <w:rPr>
            <w:lang w:val="pt-BR"/>
            <w:rPrChange w:author="Vanessa Cristina Viebrantz" w:date="2018-12-08T18:56:42.7803991" w:id="1055937567">
              <w:rPr/>
            </w:rPrChange>
          </w:rPr>
          <w:t xml:space="preserve">foi </w:t>
        </w:r>
      </w:ins>
      <w:ins w:author="Vanessa Cristina Viebrantz" w:date="2018-12-08T19:34:58.6907527" w:id="2039482616">
        <w:r w:rsidRPr="733E1A5A" w:rsidR="4F0B08D0">
          <w:rPr>
            <w:lang w:val="pt-BR"/>
            <w:rPrChange w:author="Vanessa Cristina Viebrantz" w:date="2018-12-08T18:56:42.7803991" w:id="1024072219">
              <w:rPr/>
            </w:rPrChange>
          </w:rPr>
          <w:t xml:space="preserve">realizada em sala com 24 crianças no dia 29-11-201</w:t>
        </w:r>
        <w:r w:rsidRPr="733E1A5A" w:rsidR="01901459">
          <w:rPr>
            <w:lang w:val="pt-BR"/>
            <w:rPrChange w:author="Vanessa Cristina Viebrantz" w:date="2018-12-08T18:56:42.7803991" w:id="153715641">
              <w:rPr/>
            </w:rPrChange>
          </w:rPr>
          <w:t xml:space="preserve">8 </w:t>
        </w:r>
      </w:ins>
      <w:ins w:author="Vanessa Cristina Viebrantz" w:date="2018-12-08T19:42:33.8996516" w:id="682870543">
        <w:r w:rsidRPr="733E1A5A" w:rsidR="28173B6C">
          <w:rPr>
            <w:lang w:val="pt-BR"/>
            <w:rPrChange w:author="Vanessa Cristina Viebrantz" w:date="2018-12-08T18:56:42.7803991" w:id="785493493">
              <w:rPr/>
            </w:rPrChange>
          </w:rPr>
          <w:t xml:space="preserve">pela manhã</w:t>
        </w:r>
      </w:ins>
      <w:ins w:author="Leticia de Carvalho" w:date="2018-12-09T12:57:23.6482892" w:id="1416512980">
        <w:r w:rsidRPr="4780AEAA" w:rsidR="4780AEAA">
          <w:rPr>
            <w:lang w:val="pt-BR"/>
            <w:rPrChange w:author="Leticia de Carvalho" w:date="2018-12-09T12:57:23.6482892" w:id="2099497168">
              <w:rPr/>
            </w:rPrChange>
          </w:rPr>
          <w:t>,</w:t>
        </w:r>
      </w:ins>
      <w:ins w:author="Vanessa Cristina Viebrantz" w:date="2018-12-08T19:42:33.8996516" w:id="1315559835">
        <w:r w:rsidRPr="733E1A5A" w:rsidR="28173B6C">
          <w:rPr>
            <w:lang w:val="pt-BR"/>
            <w:rPrChange w:author="Vanessa Cristina Viebrantz" w:date="2018-12-08T18:56:42.7803991" w:id="1632694099">
              <w:rPr/>
            </w:rPrChange>
          </w:rPr>
          <w:t xml:space="preserve"> </w:t>
        </w:r>
      </w:ins>
      <w:ins w:author="Vanessa Cristina Viebrantz" w:date="2018-12-08T19:34:58.6907527" w:id="351475193">
        <w:r w:rsidRPr="733E1A5A" w:rsidR="01901459">
          <w:rPr>
            <w:lang w:val="pt-BR"/>
            <w:rPrChange w:author="Vanessa Cristina Viebrantz" w:date="2018-12-08T18:56:42.7803991" w:id="1852512252">
              <w:rPr/>
            </w:rPrChange>
          </w:rPr>
          <w:t xml:space="preserve">com</w:t>
        </w:r>
        <w:r w:rsidRPr="733E1A5A" w:rsidR="4F0B08D0">
          <w:rPr>
            <w:lang w:val="pt-BR"/>
            <w:rPrChange w:author="Vanessa Cristina Viebrantz" w:date="2018-12-08T18:56:42.7803991" w:id="2072404725">
              <w:rPr/>
            </w:rPrChange>
          </w:rPr>
          <w:t xml:space="preserve"> </w:t>
        </w:r>
      </w:ins>
      <w:ins w:author="Vanessa Cristina Viebrantz" w:date="2018-12-08T19:20:33.7037153" w:id="1953693145">
        <w:del w:author="Dandara Conceição Lino de Lima" w:date="2018-12-08T19:23:40.7887485" w:id="1925003545">
          <w:r w:rsidRPr="733E1A5A" w:rsidDel="0B45EED9" w:rsidR="6A64D783">
            <w:rPr>
              <w:lang w:val="pt-BR"/>
              <w:rPrChange w:author="Vanessa Cristina Viebrantz" w:date="2018-12-08T18:56:42.7803991" w:id="609106352">
                <w:rPr/>
              </w:rPrChange>
            </w:rPr>
            <w:delText xml:space="preserve"> </w:delText>
          </w:r>
        </w:del>
      </w:ins>
      <w:ins w:author="Vanessa Cristina Viebrantz" w:date="2018-12-08T19:34:58.6907527" w:id="1128908498">
        <w:r w:rsidRPr="733E1A5A" w:rsidR="7D473323">
          <w:rPr>
            <w:lang w:val="pt-BR"/>
            <w:rPrChange w:author="Vanessa Cristina Viebrantz" w:date="2018-12-08T18:56:42.7803991" w:id="274099234">
              <w:rPr/>
            </w:rPrChange>
          </w:rPr>
          <w:t xml:space="preserve">todos os idealizadores do jogo </w:t>
        </w:r>
        <w:r w:rsidRPr="733E1A5A" w:rsidR="7D473323">
          <w:rPr>
            <w:lang w:val="pt-BR"/>
            <w:rPrChange w:author="Vanessa Cristina Viebrantz" w:date="2018-12-08T18:56:42.7803991" w:id="1551691199">
              <w:rPr/>
            </w:rPrChange>
          </w:rPr>
          <w:t xml:space="preserve">presentes</w:t>
        </w:r>
      </w:ins>
      <w:ins w:author="Vanessa Cristina Viebrantz" w:date="2018-12-08T19:21:34.3526057" w:id="1716015074">
        <w:r w:rsidRPr="733E1A5A" w:rsidR="1B3E0684">
          <w:rPr>
            <w:lang w:val="pt-BR"/>
            <w:rPrChange w:author="Vanessa Cristina Viebrantz" w:date="2018-12-08T18:56:42.7803991" w:id="1892619251">
              <w:rPr/>
            </w:rPrChange>
          </w:rPr>
          <w:t xml:space="preserve"> para a</w:t>
        </w:r>
      </w:ins>
      <w:ins w:author="Dandara Conceição Lino de Lima" w:date="2018-12-08T19:24:53.5203804" w:id="358989647">
        <w:r w:rsidRPr="733E1A5A" w:rsidR="68488F43">
          <w:rPr>
            <w:lang w:val="pt-BR"/>
            <w:rPrChange w:author="Vanessa Cristina Viebrantz" w:date="2018-12-08T18:56:42.7803991" w:id="638288543">
              <w:rPr/>
            </w:rPrChange>
          </w:rPr>
          <w:t xml:space="preserve">uxiliar</w:t>
        </w:r>
      </w:ins>
      <w:ins w:author="Vanessa Cristina Viebrantz" w:date="2018-12-08T19:21:34.3526057" w:id="956690405">
        <w:del w:author="Dandara Conceição Lino de Lima" w:date="2018-12-08T19:24:53.5203804" w:id="1225704035">
          <w:r w:rsidRPr="733E1A5A" w:rsidDel="68488F43" w:rsidR="1B3E0684">
            <w:rPr>
              <w:lang w:val="pt-BR"/>
              <w:rPrChange w:author="Vanessa Cristina Viebrantz" w:date="2018-12-08T18:56:42.7803991" w:id="839152260">
                <w:rPr/>
              </w:rPrChange>
            </w:rPr>
            <w:delText xml:space="preserve">judar</w:delText>
          </w:r>
        </w:del>
        <w:r w:rsidRPr="733E1A5A" w:rsidR="1B3E0684">
          <w:rPr>
            <w:lang w:val="pt-BR"/>
            <w:rPrChange w:author="Vanessa Cristina Viebrantz" w:date="2018-12-08T18:56:42.7803991" w:id="1448026324">
              <w:rPr/>
            </w:rPrChange>
          </w:rPr>
          <w:t xml:space="preserve"> na mediação. </w:t>
        </w:r>
      </w:ins>
    </w:p>
    <w:p w:rsidR="4BB9585A" w:rsidP="14EACE73" w:rsidRDefault="4BB9585A" w14:paraId="41315285" w14:textId="4226F510" w14:noSpellErr="1">
      <w:pPr>
        <w:pStyle w:val="Corpodetexto"/>
        <w:spacing w:line="360" w:lineRule="auto"/>
        <w:rPr>
          <w:lang w:val="pt-BR"/>
          <w:rPrChange w:author="Gislene Cristina Ehlert" w:date="2018-12-09T13:02:57.7396646" w:id="2082736566">
            <w:rPr/>
          </w:rPrChange>
        </w:rPr>
        <w:pPrChange w:author="Gislene Cristina Ehlert" w:date="2018-12-09T13:02:57.7396646" w:id="984711999">
          <w:pPr/>
        </w:pPrChange>
      </w:pPr>
      <w:ins w:author="Dandara Conceição Lino de Lima" w:date="2018-12-08T19:28:56.0175592" w:id="199775861">
        <w:r w:rsidRPr="733E1A5A" w:rsidR="5D95F0E3">
          <w:rPr>
            <w:lang w:val="pt-BR"/>
            <w:rPrChange w:author="Vanessa Cristina Viebrantz" w:date="2018-12-08T18:56:42.7803991" w:id="1233668502">
              <w:rPr/>
            </w:rPrChange>
          </w:rPr>
          <w:t xml:space="preserve">O jogo </w:t>
        </w:r>
      </w:ins>
      <w:ins w:author="Vanessa Cristina Viebrantz" w:date="2018-12-08T19:20:33.7037153" w:id="803713437">
        <w:del w:author="Dandara Conceição Lino de Lima" w:date="2018-12-08T19:21:04.0487088" w:id="1597883645">
          <w:r w:rsidRPr="733E1A5A" w:rsidDel="2E797516" w:rsidR="6A64D783">
            <w:rPr>
              <w:lang w:val="pt-BR"/>
              <w:rPrChange w:author="Vanessa Cristina Viebrantz" w:date="2018-12-08T18:56:42.7803991" w:id="1788290199">
                <w:rPr/>
              </w:rPrChange>
            </w:rPr>
            <w:delText xml:space="preserve">. </w:delText>
          </w:r>
        </w:del>
      </w:ins>
      <w:ins w:author="Gislene Cristina Ehlert" w:date="2018-12-08T18:45:56.0676052" w:id="1015854629">
        <w:del w:author="Vanessa Cristina Viebrantz" w:date="2018-12-08T19:16:31.1261304" w:id="1766660093">
          <w:r w:rsidRPr="5FCEB220" w:rsidDel="18E03F44" w:rsidR="76B30F5C">
            <w:rPr>
              <w:lang w:val="pt-BR"/>
              <w:rPrChange w:author="Vanessa Cristina Viebrantz" w:date="2018-12-08T10:09:29.3017579" w:id="2038137415">
                <w:rPr/>
              </w:rPrChange>
            </w:rPr>
            <w:delText xml:space="preserve"> </w:delText>
          </w:r>
        </w:del>
      </w:ins>
      <w:ins w:author="Vanessa Cristina Viebrantz" w:date="2018-12-08T19:29:26.0799578" w:id="552760154">
        <w:r w:rsidRPr="34E225BD" w:rsidR="34E225BD">
          <w:rPr>
            <w:lang w:val="pt-BR"/>
            <w:rPrChange w:author="Vanessa Cristina Viebrantz" w:date="2018-12-08T19:29:26.0799578" w:id="657155567">
              <w:rPr/>
            </w:rPrChange>
          </w:rPr>
          <w:t xml:space="preserve">foi utilizado com </w:t>
        </w:r>
      </w:ins>
      <w:ins w:author="Vanessa Cristina Viebrantz" w:date="2018-12-08T19:29:56.0574943" w:id="1683166806">
        <w:r w:rsidRPr="34E225BD" w:rsidR="34E225BD">
          <w:rPr>
            <w:lang w:val="pt-BR"/>
            <w:rPrChange w:author="Vanessa Cristina Viebrantz" w:date="2018-12-08T19:29:26.0799578" w:id="2141210982">
              <w:rPr/>
            </w:rPrChange>
          </w:rPr>
          <w:t>interdisciplinarid</w:t>
        </w:r>
        <w:r w:rsidRPr="34E225BD" w:rsidR="7C3099F8">
          <w:rPr>
            <w:lang w:val="pt-BR"/>
            <w:rPrChange w:author="Vanessa Cristina Viebrantz" w:date="2018-12-08T19:29:26.0799578" w:id="1192174334">
              <w:rPr/>
            </w:rPrChange>
          </w:rPr>
          <w:t>ade</w:t>
        </w:r>
        <w:r w:rsidRPr="34E225BD" w:rsidR="7C3099F8">
          <w:rPr>
            <w:lang w:val="pt-BR"/>
            <w:rPrChange w:author="Vanessa Cristina Viebrantz" w:date="2018-12-08T19:29:26.0799578" w:id="1989932149">
              <w:rPr/>
            </w:rPrChange>
          </w:rPr>
          <w:t xml:space="preserve"> </w:t>
        </w:r>
      </w:ins>
      <w:ins w:author="Vanessa Cristina Viebrantz" w:date="2018-12-08T19:30:56.2768403" w:id="1852920011">
        <w:r w:rsidRPr="34E225BD" w:rsidR="0A949B59">
          <w:rPr>
            <w:lang w:val="pt-BR"/>
            <w:rPrChange w:author="Vanessa Cristina Viebrantz" w:date="2018-12-08T19:29:26.0799578" w:id="1562204298">
              <w:rPr/>
            </w:rPrChange>
          </w:rPr>
          <w:t xml:space="preserve">pois, pode </w:t>
        </w:r>
      </w:ins>
      <w:ins w:author="Vanessa Cristina Viebrantz" w:date="2018-12-08T19:31:26.4571495" w:id="709365333">
        <w:r w:rsidRPr="34E225BD" w:rsidR="62551A49">
          <w:rPr>
            <w:lang w:val="pt-BR"/>
            <w:rPrChange w:author="Vanessa Cristina Viebrantz" w:date="2018-12-08T19:29:26.0799578" w:id="2072050139">
              <w:rPr/>
            </w:rPrChange>
          </w:rPr>
          <w:t xml:space="preserve">fazer parte </w:t>
        </w:r>
        <w:r w:rsidRPr="62551A49" w:rsidR="62551A49">
          <w:rPr>
            <w:lang w:val="pt-BR"/>
            <w:rPrChange w:author="Vanessa Cristina Viebrantz" w:date="2018-12-08T19:31:26.4571495" w:id="1657113880">
              <w:rPr/>
            </w:rPrChange>
          </w:rPr>
          <w:t>da prática docente da dupla de estágio daquela tur</w:t>
        </w:r>
      </w:ins>
      <w:ins w:author="Dandara Conceição Lino de Lima" w:date="2018-12-08T19:31:56.9541746" w:id="59068226">
        <w:r w:rsidRPr="62551A49" w:rsidR="6D153DF9">
          <w:rPr>
            <w:lang w:val="pt-BR"/>
            <w:rPrChange w:author="Vanessa Cristina Viebrantz" w:date="2018-12-08T19:31:26.4571495" w:id="1076021450">
              <w:rPr/>
            </w:rPrChange>
          </w:rPr>
          <w:t xml:space="preserve">ma</w:t>
        </w:r>
      </w:ins>
      <w:ins w:author="Dandara Conceição Lino de Lima" w:date="2018-12-08T19:36:29.4390497" w:id="424403071">
        <w:r w:rsidRPr="62551A49" w:rsidR="1FBF133C">
          <w:rPr>
            <w:lang w:val="pt-BR"/>
            <w:rPrChange w:author="Vanessa Cristina Viebrantz" w:date="2018-12-08T19:31:26.4571495" w:id="638001951">
              <w:rPr/>
            </w:rPrChange>
          </w:rPr>
          <w:t xml:space="preserve">, se apropriando de alfabetização e letramento e ciências</w:t>
        </w:r>
      </w:ins>
      <w:ins w:author="Dandara Conceição Lino de Lima" w:date="2018-12-08T19:37:00.0943204" w:id="651584504">
        <w:r w:rsidRPr="62551A49" w:rsidR="68713714">
          <w:rPr>
            <w:lang w:val="pt-BR"/>
            <w:rPrChange w:author="Vanessa Cristina Viebrantz" w:date="2018-12-08T19:31:26.4571495" w:id="1676515206">
              <w:rPr/>
            </w:rPrChange>
          </w:rPr>
          <w:t xml:space="preserve">.</w:t>
        </w:r>
      </w:ins>
      <w:ins w:author="Dandara Conceição Lino de Lima" w:date="2018-12-08T19:36:29.4390497" w:id="86879872">
        <w:r w:rsidRPr="62551A49" w:rsidR="1FBF133C">
          <w:rPr>
            <w:lang w:val="pt-BR"/>
            <w:rPrChange w:author="Vanessa Cristina Viebrantz" w:date="2018-12-08T19:31:26.4571495" w:id="384552936">
              <w:rPr/>
            </w:rPrChange>
          </w:rPr>
          <w:t xml:space="preserve"> </w:t>
        </w:r>
      </w:ins>
      <w:ins w:author="Vanessa Cristina Viebrantz" w:date="2018-12-08T19:48:37.4776099" w:id="1664974236">
        <w:r w:rsidRPr="62551A49" w:rsidR="5E103DFC">
          <w:rPr>
            <w:lang w:val="pt-BR"/>
            <w:rPrChange w:author="Vanessa Cristina Viebrantz" w:date="2018-12-08T19:31:26.4571495" w:id="1513694481">
              <w:rPr/>
            </w:rPrChange>
          </w:rPr>
          <w:t xml:space="preserve">A </w:t>
        </w:r>
      </w:ins>
      <w:ins w:author="Vanessa Cristina Viebrantz" w:date="2018-12-08T19:49:08.0830833" w:id="1604336408">
        <w:r w:rsidRPr="62551A49" w:rsidR="22F76E97">
          <w:rPr>
            <w:lang w:val="pt-BR"/>
            <w:rPrChange w:author="Vanessa Cristina Viebrantz" w:date="2018-12-08T19:31:26.4571495" w:id="1864804603">
              <w:rPr/>
            </w:rPrChange>
          </w:rPr>
          <w:t xml:space="preserve">aplicaç</w:t>
        </w:r>
        <w:r w:rsidRPr="22F76E97" w:rsidR="22F76E97">
          <w:rPr>
            <w:lang w:val="pt-BR"/>
            <w:rPrChange w:author="Vanessa Cristina Viebrantz" w:date="2018-12-08T19:49:08.0830833" w:id="1723787646">
              <w:rPr/>
            </w:rPrChange>
          </w:rPr>
          <w:t xml:space="preserve">ão do jogo se deu </w:t>
        </w:r>
      </w:ins>
      <w:ins w:author="Vanessa Cristina Viebrantz" w:date="2018-12-08T19:53:10.4900528" w:id="809345211">
        <w:r w:rsidRPr="22F76E97" w:rsidR="327B8527">
          <w:rPr>
            <w:lang w:val="pt-BR"/>
            <w:rPrChange w:author="Vanessa Cristina Viebrantz" w:date="2018-12-08T19:49:08.0830833" w:id="1756654218">
              <w:rPr/>
            </w:rPrChange>
          </w:rPr>
          <w:t xml:space="preserve">depois de uma manhã de do</w:t>
        </w:r>
      </w:ins>
      <w:ins w:author="Dandara Conceição Lino de Lima" w:date="2018-12-08T19:53:40.5868639" w:id="1267534935">
        <w:r w:rsidRPr="22F76E97" w:rsidR="6D11D962">
          <w:rPr>
            <w:lang w:val="pt-BR"/>
            <w:rPrChange w:author="Vanessa Cristina Viebrantz" w:date="2018-12-08T19:49:08.0830833" w:id="1013921048">
              <w:rPr/>
            </w:rPrChange>
          </w:rPr>
          <w:t xml:space="preserve">cência das estagiárias</w:t>
        </w:r>
      </w:ins>
      <w:ins w:author="Gislene Cristina Ehlert" w:date="2018-12-09T12:57:53.9523484" w:id="217824235">
        <w:r w:rsidRPr="6A5C87D0" w:rsidR="6A5C87D0">
          <w:rPr>
            <w:lang w:val="pt-BR"/>
            <w:rPrChange w:author="Gislene Cristina Ehlert" w:date="2018-12-09T12:57:53.9523484" w:id="624197794">
              <w:rPr/>
            </w:rPrChange>
          </w:rPr>
          <w:t>,</w:t>
        </w:r>
      </w:ins>
      <w:ins w:author="Dandara Conceição Lino de Lima" w:date="2018-12-08T19:53:40.5868639" w:id="2125254466">
        <w:r w:rsidRPr="22F76E97" w:rsidR="6D11D962">
          <w:rPr>
            <w:lang w:val="pt-BR"/>
            <w:rPrChange w:author="Vanessa Cristina Viebrantz" w:date="2018-12-08T19:49:08.0830833" w:id="1617924651">
              <w:rPr/>
            </w:rPrChange>
          </w:rPr>
          <w:t xml:space="preserve"> </w:t>
        </w:r>
      </w:ins>
      <w:ins w:author="Vanessa Cristina Viebrantz" w:date="2018-12-08T19:54:10.6908612" w:id="405773826">
        <w:r w:rsidRPr="22F76E97" w:rsidR="524D833B">
          <w:rPr>
            <w:lang w:val="pt-BR"/>
            <w:rPrChange w:author="Vanessa Cristina Viebrantz" w:date="2018-12-08T19:49:08.0830833" w:id="1481105620">
              <w:rPr/>
            </w:rPrChange>
          </w:rPr>
          <w:t xml:space="preserve">quando o assunto animais vertebrados divid</w:t>
        </w:r>
      </w:ins>
      <w:ins w:author="Vanessa Cristina Viebrantz" w:date="2018-12-08T19:54:40.8821743" w:id="919628904">
        <w:r w:rsidRPr="22F76E97" w:rsidR="59434273">
          <w:rPr>
            <w:lang w:val="pt-BR"/>
            <w:rPrChange w:author="Vanessa Cristina Viebrantz" w:date="2018-12-08T19:49:08.0830833" w:id="1089765161">
              <w:rPr/>
            </w:rPrChange>
          </w:rPr>
          <w:t xml:space="preserve">idos em classes (</w:t>
        </w:r>
      </w:ins>
      <w:ins w:author="Dandara Conceição Lino de Lima" w:date="2018-12-08T19:49:38.1608686" w:id="1739976904">
        <w:del w:author="Vanessa Cristina Viebrantz" w:date="2018-12-08T19:53:10.4900528" w:id="1075278917">
          <w:r w:rsidRPr="22F76E97" w:rsidDel="327B8527" w:rsidR="04A0729A">
            <w:rPr>
              <w:lang w:val="pt-BR"/>
              <w:rPrChange w:author="Vanessa Cristina Viebrantz" w:date="2018-12-08T19:49:08.0830833" w:id="56385976">
                <w:rPr/>
              </w:rPrChange>
            </w:rPr>
            <w:delText xml:space="preserve">apó</w:delText>
          </w:r>
          <w:r w:rsidRPr="22F76E97" w:rsidDel="327B8527" w:rsidR="04A0729A">
            <w:rPr>
              <w:lang w:val="pt-BR"/>
              <w:rPrChange w:author="Vanessa Cristina Viebrantz" w:date="2018-12-08T19:49:08.0830833" w:id="1666031479">
                <w:rPr/>
              </w:rPrChange>
            </w:rPr>
            <w:delText xml:space="preserve">s</w:delText>
          </w:r>
          <w:r w:rsidRPr="04A0729A" w:rsidDel="327B8527" w:rsidR="04A0729A">
            <w:rPr>
              <w:lang w:val="pt-BR"/>
              <w:rPrChange w:author="Dandara Conceição Lino de Lima" w:date="2018-12-08T19:49:38.1608686" w:id="666792827">
                <w:rPr/>
              </w:rPrChange>
            </w:rPr>
            <w:delText xml:space="preserve"> </w:delText>
          </w:r>
        </w:del>
      </w:ins>
      <w:ins w:author="Vanessa Cristina Viebrantz" w:date="2018-12-08T19:54:40.8821743" w:id="436447401">
        <w:r w:rsidRPr="59434273" w:rsidR="59434273">
          <w:rPr>
            <w:lang w:val="pt-BR"/>
            <w:rPrChange w:author="Vanessa Cristina Viebrantz" w:date="2018-12-08T19:54:40.8821743" w:id="307022158">
              <w:rPr/>
            </w:rPrChange>
          </w:rPr>
          <w:t>mamíferos, répt</w:t>
        </w:r>
      </w:ins>
      <w:ins w:author="Dandara Conceição Lino de Lima" w:date="2018-12-08T19:55:11.0834115" w:id="948938043">
        <w:r w:rsidRPr="59434273" w:rsidR="65AF16B1">
          <w:rPr>
            <w:lang w:val="pt-BR"/>
            <w:rPrChange w:author="Vanessa Cristina Viebrantz" w:date="2018-12-08T19:54:40.8821743" w:id="1881130441">
              <w:rPr/>
            </w:rPrChange>
          </w:rPr>
          <w:t xml:space="preserve">eis, </w:t>
        </w:r>
        <w:r w:rsidRPr="65AF16B1" w:rsidR="65AF16B1">
          <w:rPr>
            <w:lang w:val="pt-BR"/>
            <w:rPrChange w:author="Dandara Conceição Lino de Lima" w:date="2018-12-08T19:55:11.0834115" w:id="1348689641">
              <w:rPr/>
            </w:rPrChange>
          </w:rPr>
          <w:t xml:space="preserve">aves e </w:t>
        </w:r>
      </w:ins>
      <w:ins w:author="Dandara Conceição Lino de Lima" w:date="2018-12-08T19:55:11.0834115" w:id="231614661">
        <w:r w:rsidRPr="65AF16B1" w:rsidR="65AF16B1">
          <w:rPr>
            <w:lang w:val="pt-BR"/>
            <w:rPrChange w:author="Dandara Conceição Lino de Lima" w:date="2018-12-08T19:55:11.0834115" w:id="140242035">
              <w:rPr/>
            </w:rPrChange>
          </w:rPr>
          <w:t>anf</w:t>
        </w:r>
      </w:ins>
      <w:ins w:author="Dandara Conceição Lino de Lima" w:date="2018-12-08T19:56:42.0187353" w:id="1979804579">
        <w:r w:rsidRPr="65AF16B1" w:rsidR="128F5021">
          <w:rPr>
            <w:lang w:val="pt-BR"/>
            <w:rPrChange w:author="Dandara Conceição Lino de Lima" w:date="2018-12-08T19:55:11.0834115" w:id="1883089661">
              <w:rPr/>
            </w:rPrChange>
          </w:rPr>
          <w:t>í</w:t>
        </w:r>
      </w:ins>
      <w:ins w:author="Dandara Conceição Lino de Lima" w:date="2018-12-08T19:55:11.0834115" w:id="1304476128">
        <w:r w:rsidRPr="65AF16B1" w:rsidR="65AF16B1">
          <w:rPr>
            <w:lang w:val="pt-BR"/>
            <w:rPrChange w:author="Dandara Conceição Lino de Lima" w:date="2018-12-08T19:55:11.0834115" w:id="808458363">
              <w:rPr/>
            </w:rPrChange>
          </w:rPr>
          <w:t>bios</w:t>
        </w:r>
      </w:ins>
      <w:ins w:author="Dandara Conceição Lino de Lima" w:date="2018-12-08T19:55:11.0834115" w:id="838799815">
        <w:r w:rsidRPr="65AF16B1" w:rsidR="65AF16B1">
          <w:rPr>
            <w:lang w:val="pt-BR"/>
            <w:rPrChange w:author="Dandara Conceição Lino de Lima" w:date="2018-12-08T19:55:11.0834115" w:id="1834733108">
              <w:rPr/>
            </w:rPrChange>
          </w:rPr>
          <w:t xml:space="preserve">) </w:t>
        </w:r>
      </w:ins>
      <w:ins w:author="Vanessa Cristina Viebrantz" w:date="2018-12-09T03:54:10.4826095" w:id="1937014370">
        <w:r w:rsidRPr="65AF16B1" w:rsidR="1F1B38F2">
          <w:rPr>
            <w:lang w:val="pt-BR"/>
            <w:rPrChange w:author="Dandara Conceição Lino de Lima" w:date="2018-12-08T19:55:11.0834115" w:id="1335048479">
              <w:rPr/>
            </w:rPrChange>
          </w:rPr>
          <w:t xml:space="preserve">foi o tema no Plano </w:t>
        </w:r>
      </w:ins>
      <w:ins w:author="Vanessa Cristina Viebrantz" w:date="2018-12-09T03:54:40.8202362" w:id="1399590183">
        <w:r w:rsidRPr="65AF16B1" w:rsidR="7D808BD7">
          <w:rPr>
            <w:lang w:val="pt-BR"/>
            <w:rPrChange w:author="Dandara Conceição Lino de Lima" w:date="2018-12-08T19:55:11.0834115" w:id="1324368133">
              <w:rPr/>
            </w:rPrChange>
          </w:rPr>
          <w:t xml:space="preserve">de Aula</w:t>
        </w:r>
      </w:ins>
      <w:ins w:author="Vanessa Cristina Viebrantz" w:date="2018-12-09T03:55:11.0884865" w:id="1379552873">
        <w:r w:rsidRPr="65AF16B1" w:rsidR="0C29E92A">
          <w:rPr>
            <w:lang w:val="pt-BR"/>
            <w:rPrChange w:author="Dandara Conceição Lino de Lima" w:date="2018-12-08T19:55:11.0834115" w:id="438287915">
              <w:rPr/>
            </w:rPrChange>
          </w:rPr>
          <w:t xml:space="preserve">,</w:t>
        </w:r>
        <w:r w:rsidRPr="0C29E92A" w:rsidR="0C29E92A">
          <w:rPr>
            <w:lang w:val="pt-BR"/>
            <w:rPrChange w:author="Vanessa Cristina Viebrantz" w:date="2018-12-09T03:55:11.0884865" w:id="1298521145">
              <w:rPr/>
            </w:rPrChange>
          </w:rPr>
          <w:t xml:space="preserve"> colocando as características </w:t>
        </w:r>
      </w:ins>
      <w:ins w:author="Vanessa Cristina Viebrantz" w:date="2018-12-09T03:58:12.9049442" w:id="1058576650">
        <w:r w:rsidRPr="0C29E92A" w:rsidR="26C0AC59">
          <w:rPr>
            <w:lang w:val="pt-BR"/>
            <w:rPrChange w:author="Vanessa Cristina Viebrantz" w:date="2018-12-09T03:55:11.0884865" w:id="820305675">
              <w:rPr/>
            </w:rPrChange>
          </w:rPr>
          <w:t xml:space="preserve">de cada </w:t>
        </w:r>
      </w:ins>
      <w:ins w:author="Vanessa Cristina Viebrantz" w:date="2018-12-09T03:58:43.2568251" w:id="1383730476">
        <w:r w:rsidRPr="0C29E92A" w:rsidR="5A3EB06B">
          <w:rPr>
            <w:lang w:val="pt-BR"/>
            <w:rPrChange w:author="Vanessa Cristina Viebrantz" w:date="2018-12-09T03:55:11.0884865" w:id="1396648867">
              <w:rPr/>
            </w:rPrChange>
          </w:rPr>
          <w:t xml:space="preserve">espécie</w:t>
        </w:r>
        <w:r w:rsidRPr="0C29E92A" w:rsidR="5A3EB06B">
          <w:rPr>
            <w:lang w:val="pt-BR"/>
            <w:rPrChange w:author="Vanessa Cristina Viebrantz" w:date="2018-12-09T03:55:11.0884865" w:id="1443736152">
              <w:rPr/>
            </w:rPrChange>
          </w:rPr>
          <w:t xml:space="preserve"> </w:t>
        </w:r>
      </w:ins>
      <w:ins w:author="Vanessa Cristina Viebrantz" w:date="2018-12-09T03:55:11.0884865" w:id="771425195">
        <w:r w:rsidRPr="0C29E92A" w:rsidR="0C29E92A">
          <w:rPr>
            <w:lang w:val="pt-BR"/>
            <w:rPrChange w:author="Vanessa Cristina Viebrantz" w:date="2018-12-09T03:55:11.0884865" w:id="156342091">
              <w:rPr/>
            </w:rPrChange>
          </w:rPr>
          <w:t xml:space="preserve">como </w:t>
        </w:r>
      </w:ins>
      <w:ins w:author="Vanessa Cristina Viebrantz" w:date="2018-12-09T03:58:12.9049442" w:id="1589002511">
        <w:r w:rsidRPr="0C29E92A" w:rsidR="26C0AC59">
          <w:rPr>
            <w:lang w:val="pt-BR"/>
            <w:rPrChange w:author="Vanessa Cristina Viebrantz" w:date="2018-12-09T03:55:11.0884865" w:id="655157943">
              <w:rPr/>
            </w:rPrChange>
          </w:rPr>
          <w:t xml:space="preserve">principal </w:t>
        </w:r>
      </w:ins>
      <w:ins w:author="Vanessa Cristina Viebrantz" w:date="2018-12-09T03:59:13.5492046" w:id="1218763033">
        <w:r w:rsidRPr="0C29E92A" w:rsidR="15A33676">
          <w:rPr>
            <w:lang w:val="pt-BR"/>
            <w:rPrChange w:author="Vanessa Cristina Viebrantz" w:date="2018-12-09T03:55:11.0884865" w:id="1288927003">
              <w:rPr/>
            </w:rPrChange>
          </w:rPr>
          <w:t xml:space="preserve">forma de dar contin</w:t>
        </w:r>
      </w:ins>
      <w:ins w:author="Vanessa Cristina Viebrantz" w:date="2018-12-09T03:59:43.8037227" w:id="250361215">
        <w:r w:rsidRPr="0C29E92A" w:rsidR="1E78BEC4">
          <w:rPr>
            <w:lang w:val="pt-BR"/>
            <w:rPrChange w:author="Vanessa Cristina Viebrantz" w:date="2018-12-09T03:55:11.0884865" w:id="2035697737">
              <w:rPr/>
            </w:rPrChange>
          </w:rPr>
          <w:t xml:space="preserve">uidade a este tema. </w:t>
        </w:r>
      </w:ins>
    </w:p>
    <w:p w:rsidR="1C97FB91" w:rsidP="2E7447B9" w:rsidRDefault="1C97FB91" w14:paraId="7D8D83D7" w14:textId="54B74D9A" w14:noSpellErr="1">
      <w:pPr>
        <w:pStyle w:val="Corpodetexto"/>
        <w:spacing w:line="360" w:lineRule="auto"/>
        <w:rPr>
          <w:lang w:val="pt-BR"/>
          <w:rPrChange w:author="Gislene Cristina Ehlert" w:date="2018-12-09T12:58:54.6641929" w:id="1715723523">
            <w:rPr/>
          </w:rPrChange>
        </w:rPr>
        <w:pPrChange w:author="Gislene Cristina Ehlert" w:date="2018-12-09T12:58:54.6641929" w:id="344925297">
          <w:pPr/>
        </w:pPrChange>
      </w:pPr>
      <w:ins w:author="Vanessa Cristina Viebrantz" w:date="2018-12-09T04:00:44.3996358" w:id="1192382125">
        <w:r w:rsidRPr="1C97FB91" w:rsidR="1C97FB91">
          <w:rPr>
            <w:lang w:val="pt-BR"/>
            <w:rPrChange w:author="Vanessa Cristina Viebrantz" w:date="2018-12-09T04:00:44.3996358" w:id="1598074460">
              <w:rPr/>
            </w:rPrChange>
          </w:rPr>
          <w:t xml:space="preserve">O Adivinha Bicho </w:t>
        </w:r>
      </w:ins>
      <w:ins w:author="Vanessa Cristina Viebrantz" w:date="2018-12-09T04:07:18.4842169" w:id="1299630396">
        <w:r w:rsidRPr="1C97FB91" w:rsidR="40226395">
          <w:rPr>
            <w:lang w:val="pt-BR"/>
            <w:rPrChange w:author="Vanessa Cristina Viebrantz" w:date="2018-12-09T04:00:44.3996358" w:id="277955954">
              <w:rPr/>
            </w:rPrChange>
          </w:rPr>
          <w:t xml:space="preserve">que abrange n</w:t>
        </w:r>
      </w:ins>
      <w:ins w:author="Vanessa Cristina Viebrantz" w:date="2018-12-09T04:07:48.8071119" w:id="1836321740">
        <w:r w:rsidRPr="1C97FB91" w:rsidR="1BFA98D2">
          <w:rPr>
            <w:lang w:val="pt-BR"/>
            <w:rPrChange w:author="Vanessa Cristina Viebrantz" w:date="2018-12-09T04:00:44.3996358" w:id="1092229787">
              <w:rPr/>
            </w:rPrChange>
          </w:rPr>
          <w:t xml:space="preserve">ão somente </w:t>
        </w:r>
        <w:r w:rsidRPr="1C97FB91" w:rsidR="1BFA98D2">
          <w:rPr>
            <w:lang w:val="pt-BR"/>
            <w:rPrChange w:author="Vanessa Cristina Viebrantz" w:date="2018-12-09T04:00:44.3996358" w:id="1276081407">
              <w:rPr/>
            </w:rPrChange>
          </w:rPr>
          <w:t xml:space="preserve">animais das classes acima citad</w:t>
        </w:r>
      </w:ins>
      <w:ins w:author="Vanessa Cristina Viebrantz" w:date="2018-12-09T04:08:49.5315292" w:id="288131826">
        <w:r w:rsidRPr="1C97FB91" w:rsidR="35CE743D">
          <w:rPr>
            <w:lang w:val="pt-BR"/>
            <w:rPrChange w:author="Vanessa Cristina Viebrantz" w:date="2018-12-09T04:00:44.3996358" w:id="1807135527">
              <w:rPr/>
            </w:rPrChange>
          </w:rPr>
          <w:t xml:space="preserve">as</w:t>
        </w:r>
      </w:ins>
      <w:ins w:author="Vanessa Cristina Viebrantz" w:date="2018-12-09T04:07:48.8071119" w:id="284160700">
        <w:r w:rsidRPr="1C97FB91" w:rsidR="1BFA98D2">
          <w:rPr>
            <w:lang w:val="pt-BR"/>
            <w:rPrChange w:author="Vanessa Cristina Viebrantz" w:date="2018-12-09T04:00:44.3996358" w:id="1304838016">
              <w:rPr/>
            </w:rPrChange>
          </w:rPr>
          <w:t xml:space="preserve">, </w:t>
        </w:r>
      </w:ins>
      <w:ins w:author="Vanessa Cristina Viebrantz" w:date="2018-12-09T04:00:44.3996358" w:id="619036647">
        <w:r w:rsidRPr="1C97FB91" w:rsidR="1C97FB91">
          <w:rPr>
            <w:lang w:val="pt-BR"/>
            <w:rPrChange w:author="Vanessa Cristina Viebrantz" w:date="2018-12-09T04:00:44.3996358" w:id="702290411">
              <w:rPr/>
            </w:rPrChange>
          </w:rPr>
          <w:t xml:space="preserve">foi</w:t>
        </w:r>
        <w:r w:rsidRPr="1C97FB91" w:rsidR="1C97FB91">
          <w:rPr>
            <w:lang w:val="pt-BR"/>
            <w:rPrChange w:author="Vanessa Cristina Viebrantz" w:date="2018-12-09T04:00:44.3996358" w:id="1591166204">
              <w:rPr/>
            </w:rPrChange>
          </w:rPr>
          <w:t xml:space="preserve"> </w:t>
        </w:r>
      </w:ins>
      <w:ins w:author="Vanessa Cristina Viebrantz" w:date="2018-12-09T04:01:45.0334821" w:id="1340239661">
        <w:r w:rsidRPr="1C97FB91" w:rsidR="67E79073">
          <w:rPr>
            <w:lang w:val="pt-BR"/>
            <w:rPrChange w:author="Vanessa Cristina Viebrantz" w:date="2018-12-09T04:00:44.3996358" w:id="1135800411">
              <w:rPr/>
            </w:rPrChange>
          </w:rPr>
          <w:t xml:space="preserve">usado como estação de jogo </w:t>
        </w:r>
      </w:ins>
      <w:ins w:author="Vanessa Cristina Viebrantz" w:date="2018-12-09T04:02:15.3275711" w:id="1239803636">
        <w:r w:rsidRPr="1C97FB91" w:rsidR="4BE5082B">
          <w:rPr>
            <w:lang w:val="pt-BR"/>
            <w:rPrChange w:author="Vanessa Cristina Viebrantz" w:date="2018-12-09T04:00:44.3996358" w:id="610841225">
              <w:rPr/>
            </w:rPrChange>
          </w:rPr>
          <w:t xml:space="preserve">em uma roda com demais jogos </w:t>
        </w:r>
      </w:ins>
      <w:ins w:author="Vanessa Cristina Viebrantz" w:date="2018-12-09T04:02:45.7245254" w:id="632517966">
        <w:r w:rsidRPr="1C97FB91" w:rsidR="1AAF2078">
          <w:rPr>
            <w:lang w:val="pt-BR"/>
            <w:rPrChange w:author="Vanessa Cristina Viebrantz" w:date="2018-12-09T04:00:44.3996358" w:id="184507656">
              <w:rPr/>
            </w:rPrChange>
          </w:rPr>
          <w:t xml:space="preserve">sem tecnologias digitais</w:t>
        </w:r>
      </w:ins>
      <w:ins w:author="Gislene Cristina Ehlert" w:date="2018-12-09T12:58:24.3075195" w:id="1744926219">
        <w:r w:rsidRPr="1C97FB91" w:rsidR="37C27C93">
          <w:rPr>
            <w:lang w:val="pt-BR"/>
            <w:rPrChange w:author="Vanessa Cristina Viebrantz" w:date="2018-12-09T04:00:44.3996358" w:id="633887918">
              <w:rPr/>
            </w:rPrChange>
          </w:rPr>
          <w:t xml:space="preserve">,</w:t>
        </w:r>
      </w:ins>
      <w:ins w:author="Vanessa Cristina Viebrantz" w:date="2018-12-09T04:02:45.7245254" w:id="747057484">
        <w:r w:rsidRPr="1C97FB91" w:rsidR="1AAF2078">
          <w:rPr>
            <w:lang w:val="pt-BR"/>
            <w:rPrChange w:author="Vanessa Cristina Viebrantz" w:date="2018-12-09T04:00:44.3996358" w:id="25914880">
              <w:rPr/>
            </w:rPrChange>
          </w:rPr>
          <w:t xml:space="preserve"> como</w:t>
        </w:r>
        <w:r w:rsidRPr="1C97FB91" w:rsidR="1AAF2078">
          <w:rPr>
            <w:lang w:val="pt-BR"/>
            <w:rPrChange w:author="Vanessa Cristina Viebrantz" w:date="2018-12-09T04:00:44.3996358" w:id="1403786358">
              <w:rPr/>
            </w:rPrChange>
          </w:rPr>
          <w:t xml:space="preserve">:</w:t>
        </w:r>
      </w:ins>
      <w:ins w:author="Vanessa Cristina Viebrantz" w:date="2018-12-09T04:06:17.9600372" w:id="1746675910">
        <w:r w:rsidRPr="1C97FB91" w:rsidR="1B4B4DE2">
          <w:rPr>
            <w:lang w:val="pt-BR"/>
            <w:rPrChange w:author="Vanessa Cristina Viebrantz" w:date="2018-12-09T04:00:44.3996358" w:id="576253287">
              <w:rPr/>
            </w:rPrChange>
          </w:rPr>
          <w:t xml:space="preserve"> </w:t>
        </w:r>
      </w:ins>
      <w:ins w:author="Vanessa Cristina Viebrantz" w:date="2018-12-09T04:06:48.1667783" w:id="1851432124">
        <w:r w:rsidRPr="1C97FB91" w:rsidR="483F8D6C">
          <w:rPr>
            <w:lang w:val="pt-BR"/>
            <w:rPrChange w:author="Vanessa Cristina Viebrantz" w:date="2018-12-09T04:00:44.3996358" w:id="89127077">
              <w:rPr/>
            </w:rPrChange>
          </w:rPr>
          <w:t xml:space="preserve">“</w:t>
        </w:r>
      </w:ins>
      <w:ins w:author="Vanessa Cristina Viebrantz" w:date="2018-12-09T04:03:16.0919441" w:id="866863722">
        <w:r w:rsidRPr="1C97FB91" w:rsidR="2D315A36">
          <w:rPr>
            <w:lang w:val="pt-BR"/>
            <w:rPrChange w:author="Vanessa Cristina Viebrantz" w:date="2018-12-09T04:00:44.3996358" w:id="667288786">
              <w:rPr/>
            </w:rPrChange>
          </w:rPr>
          <w:t xml:space="preserve">Quem sou eu</w:t>
        </w:r>
      </w:ins>
      <w:ins w:author="Vanessa Cristina Viebrantz" w:date="2018-12-09T04:06:48.1667783" w:id="1444404040">
        <w:r w:rsidRPr="1C97FB91" w:rsidR="483F8D6C">
          <w:rPr>
            <w:lang w:val="pt-BR"/>
            <w:rPrChange w:author="Vanessa Cristina Viebrantz" w:date="2018-12-09T04:00:44.3996358" w:id="1939317070">
              <w:rPr/>
            </w:rPrChange>
          </w:rPr>
          <w:t xml:space="preserve">?”</w:t>
        </w:r>
      </w:ins>
      <w:ins w:author="Vanessa Cristina Viebrantz" w:date="2018-12-09T04:03:16.0919441" w:id="1964597632">
        <w:r w:rsidRPr="1C97FB91" w:rsidR="2D315A36">
          <w:rPr>
            <w:lang w:val="pt-BR"/>
            <w:rPrChange w:author="Vanessa Cristina Viebrantz" w:date="2018-12-09T04:00:44.3996358" w:id="986026913">
              <w:rPr/>
            </w:rPrChange>
          </w:rPr>
          <w:t xml:space="preserve"> </w:t>
        </w:r>
      </w:ins>
      <w:ins w:author="Vanessa Cristina Viebrantz" w:date="2018-12-09T04:03:46.3642583" w:id="849449269">
        <w:r w:rsidRPr="1C97FB91" w:rsidR="77627BB1">
          <w:rPr>
            <w:lang w:val="pt-BR"/>
            <w:rPrChange w:author="Vanessa Cristina Viebrantz" w:date="2018-12-09T04:00:44.3996358" w:id="981419751">
              <w:rPr/>
            </w:rPrChange>
          </w:rPr>
          <w:t xml:space="preserve">trazendo</w:t>
        </w:r>
      </w:ins>
      <w:ins w:author="Vanessa Cristina Viebrantz" w:date="2018-12-09T04:06:48.1667783" w:id="699077316">
        <w:r w:rsidRPr="1C97FB91" w:rsidR="483F8D6C">
          <w:rPr>
            <w:lang w:val="pt-BR"/>
            <w:rPrChange w:author="Vanessa Cristina Viebrantz" w:date="2018-12-09T04:00:44.3996358" w:id="1732704903">
              <w:rPr/>
            </w:rPrChange>
          </w:rPr>
          <w:t xml:space="preserve"> </w:t>
        </w:r>
      </w:ins>
      <w:ins w:author="Vanessa Cristina Viebrantz" w:date="2018-12-09T04:03:46.3642583" w:id="1464933301">
        <w:r w:rsidRPr="1C97FB91" w:rsidR="77627BB1">
          <w:rPr>
            <w:lang w:val="pt-BR"/>
            <w:rPrChange w:author="Vanessa Cristina Viebrantz" w:date="2018-12-09T04:00:44.3996358" w:id="443499030">
              <w:rPr/>
            </w:rPrChange>
          </w:rPr>
          <w:t xml:space="preserve">os </w:t>
        </w:r>
      </w:ins>
      <w:ins w:author="Vanessa Cristina Viebrantz" w:date="2018-12-09T04:03:16.0919441" w:id="1800285376">
        <w:r w:rsidRPr="1C97FB91" w:rsidR="2D315A36">
          <w:rPr>
            <w:lang w:val="pt-BR"/>
            <w:rPrChange w:author="Vanessa Cristina Viebrantz" w:date="2018-12-09T04:00:44.3996358" w:id="1771729501">
              <w:rPr/>
            </w:rPrChange>
          </w:rPr>
          <w:t xml:space="preserve">mamíf</w:t>
        </w:r>
      </w:ins>
      <w:ins w:author="Vanessa Cristina Viebrantz" w:date="2018-12-09T04:03:46.3642583" w:id="323596330">
        <w:r w:rsidRPr="1C97FB91" w:rsidR="77627BB1">
          <w:rPr>
            <w:lang w:val="pt-BR"/>
            <w:rPrChange w:author="Vanessa Cristina Viebrantz" w:date="2018-12-09T04:00:44.3996358" w:id="973377604">
              <w:rPr/>
            </w:rPrChange>
          </w:rPr>
          <w:t xml:space="preserve">eros, </w:t>
        </w:r>
      </w:ins>
      <w:ins w:author="Vanessa Cristina Viebrantz" w:date="2018-12-09T04:04:16.6202803" w:id="61078173">
        <w:r w:rsidRPr="1C97FB91" w:rsidR="483A606B">
          <w:rPr>
            <w:lang w:val="pt-BR"/>
            <w:rPrChange w:author="Vanessa Cristina Viebrantz" w:date="2018-12-09T04:00:44.3996358" w:id="1284823024">
              <w:rPr/>
            </w:rPrChange>
          </w:rPr>
          <w:t xml:space="preserve">Caça-Palavras de </w:t>
        </w:r>
      </w:ins>
      <w:ins w:author="Vanessa Cristina Viebrantz" w:date="2018-12-09T04:04:46.9121651" w:id="1648205389">
        <w:r w:rsidRPr="1C97FB91" w:rsidR="714692FE">
          <w:rPr>
            <w:lang w:val="pt-BR"/>
            <w:rPrChange w:author="Vanessa Cristina Viebrantz" w:date="2018-12-09T04:00:44.3996358" w:id="1419390520">
              <w:rPr/>
            </w:rPrChange>
          </w:rPr>
          <w:t xml:space="preserve">a</w:t>
        </w:r>
      </w:ins>
      <w:ins w:author="Vanessa Cristina Viebrantz" w:date="2018-12-09T04:05:17.2326345" w:id="430330741">
        <w:r w:rsidRPr="1C97FB91" w:rsidR="772D4865">
          <w:rPr>
            <w:lang w:val="pt-BR"/>
            <w:rPrChange w:author="Vanessa Cristina Viebrantz" w:date="2018-12-09T04:00:44.3996358" w:id="1276654689">
              <w:rPr/>
            </w:rPrChange>
          </w:rPr>
          <w:t xml:space="preserve">nfíbios, Palavras Cruzadas de </w:t>
        </w:r>
      </w:ins>
      <w:ins w:author="Vanessa Cristina Viebrantz" w:date="2018-12-09T04:07:18.4842169" w:id="1769413592">
        <w:r w:rsidRPr="1C97FB91" w:rsidR="40226395">
          <w:rPr>
            <w:lang w:val="pt-BR"/>
            <w:rPrChange w:author="Vanessa Cristina Viebrantz" w:date="2018-12-09T04:00:44.3996358" w:id="1765928498">
              <w:rPr/>
            </w:rPrChange>
          </w:rPr>
          <w:t xml:space="preserve">aves e também o </w:t>
        </w:r>
      </w:ins>
      <w:ins w:author="Vanessa Cristina Viebrantz" w:date="2018-12-09T04:09:19.8516606" w:id="353228535">
        <w:r w:rsidRPr="1C97FB91" w:rsidR="677CC66D">
          <w:rPr>
            <w:lang w:val="pt-BR"/>
            <w:rPrChange w:author="Vanessa Cristina Viebrantz" w:date="2018-12-09T04:00:44.3996358" w:id="596037265">
              <w:rPr/>
            </w:rPrChange>
          </w:rPr>
          <w:t xml:space="preserve">Jogo da Memória dos </w:t>
        </w:r>
      </w:ins>
      <w:ins w:author="Vanessa Cristina Viebrantz" w:date="2018-12-09T04:09:50.2089672" w:id="384237417">
        <w:r w:rsidRPr="1C97FB91" w:rsidR="79047235">
          <w:rPr>
            <w:lang w:val="pt-BR"/>
            <w:rPrChange w:author="Vanessa Cristina Viebrantz" w:date="2018-12-09T04:00:44.3996358" w:id="159873846">
              <w:rPr/>
            </w:rPrChange>
          </w:rPr>
          <w:t xml:space="preserve">répteis</w:t>
        </w:r>
      </w:ins>
      <w:ins w:author="Vanessa Cristina Viebrantz" w:date="2018-12-09T04:11:21.3118115" w:id="389212426">
        <w:r w:rsidRPr="1C97FB91" w:rsidR="4ED8AE1D">
          <w:rPr>
            <w:lang w:val="pt-BR"/>
            <w:rPrChange w:author="Vanessa Cristina Viebrantz" w:date="2018-12-09T04:00:44.3996358" w:id="148847280">
              <w:rPr/>
            </w:rPrChange>
          </w:rPr>
          <w:t xml:space="preserve">. </w:t>
        </w:r>
      </w:ins>
    </w:p>
    <w:p w:rsidR="1C97FB91" w:rsidDel="4ED8AE1D" w:rsidP="79047235" w:rsidRDefault="1C97FB91" w14:paraId="1F9D3C4D" w14:textId="1A3C7BB7">
      <w:pPr>
        <w:pStyle w:val="Corpodetexto"/>
        <w:spacing w:line="360" w:lineRule="auto"/>
        <w:rPr>
          <w:del w:author="Vanessa Cristina Viebrantz" w:date="2018-12-09T04:11:21.3118115" w:id="17405553"/>
          <w:lang w:val="pt-BR"/>
          <w:rPrChange w:author="Vanessa Cristina Viebrantz" w:date="2018-12-09T04:09:50.2089672" w:id="1267112215">
            <w:rPr/>
          </w:rPrChange>
        </w:rPr>
        <w:pPrChange w:author="Vanessa Cristina Viebrantz" w:date="2018-12-09T04:09:50.2089672" w:id="344925297">
          <w:pPr/>
        </w:pPrChange>
      </w:pPr>
      <w:ins w:author="Vanessa Cristina Viebrantz" w:date="2018-12-09T04:11:21.3118115" w:id="1546259918">
        <w:r w:rsidRPr="1C97FB91" w:rsidR="4ED8AE1D">
          <w:rPr>
            <w:lang w:val="pt-BR"/>
            <w:rPrChange w:author="Vanessa Cristina Viebrantz" w:date="2018-12-09T04:00:44.3996358" w:id="158404647">
              <w:rPr/>
            </w:rPrChange>
          </w:rPr>
          <w:t xml:space="preserve">A</w:t>
        </w:r>
      </w:ins>
      <w:ins w:author="Vanessa Cristina Viebrantz" w:date="2018-12-09T04:11:51.574405" w:id="1675846653">
        <w:r w:rsidRPr="1C97FB91" w:rsidR="5901FF92">
          <w:rPr>
            <w:lang w:val="pt-BR"/>
            <w:rPrChange w:author="Vanessa Cristina Viebrantz" w:date="2018-12-09T04:00:44.3996358" w:id="125880653">
              <w:rPr/>
            </w:rPrChange>
          </w:rPr>
          <w:t xml:space="preserve">ntes de dar início </w:t>
        </w:r>
      </w:ins>
      <w:ins w:author="Vanessa Cristina Viebrantz" w:date="2018-12-09T04:12:21.8109807" w:id="4797851">
        <w:r w:rsidRPr="1C97FB91" w:rsidR="490671E1">
          <w:rPr>
            <w:lang w:val="pt-BR"/>
            <w:rPrChange w:author="Vanessa Cristina Viebrantz" w:date="2018-12-09T04:00:44.3996358" w:id="1284318672">
              <w:rPr/>
            </w:rPrChange>
          </w:rPr>
          <w:t xml:space="preserve">às </w:t>
        </w:r>
      </w:ins>
      <w:ins w:author="Vanessa Cristina Viebrantz" w:date="2018-12-09T04:16:24.2101491" w:id="2014931645">
        <w:r w:rsidRPr="1C97FB91" w:rsidR="490671E1">
          <w:rPr>
            <w:lang w:val="pt-BR"/>
            <w:rPrChange w:author="Vanessa Cristina Viebrantz" w:date="2018-12-09T04:00:44.3996358" w:id="123616795">
              <w:rPr/>
            </w:rPrChange>
          </w:rPr>
          <w:t xml:space="preserve">estações, fizemos</w:t>
        </w:r>
      </w:ins>
      <w:ins w:author="Vanessa Cristina Viebrantz" w:date="2018-12-09T04:12:51.9058" w:id="1806313027">
        <w:r w:rsidRPr="1C97FB91" w:rsidR="75E89936">
          <w:rPr>
            <w:lang w:val="pt-BR"/>
            <w:rPrChange w:author="Vanessa Cristina Viebrantz" w:date="2018-12-09T04:00:44.3996358" w:id="2024126549">
              <w:rPr/>
            </w:rPrChange>
          </w:rPr>
          <w:t xml:space="preserve"> uma roda de conversa com </w:t>
        </w:r>
        <w:r w:rsidRPr="1C97FB91" w:rsidR="75E89936">
          <w:rPr>
            <w:lang w:val="pt-BR"/>
            <w:rPrChange w:author="Vanessa Cristina Viebrantz" w:date="2018-12-09T04:00:44.3996358" w:id="1219291757">
              <w:rPr/>
            </w:rPrChange>
          </w:rPr>
          <w:t xml:space="preserve">as cria</w:t>
        </w:r>
      </w:ins>
    </w:p>
    <w:p w:rsidR="4ED8AE1D" w:rsidDel="5901FF92" w:rsidP="4ED8AE1D" w:rsidRDefault="4ED8AE1D" w14:paraId="302FE7F4" w14:textId="4884C1FA">
      <w:pPr>
        <w:pStyle w:val="Corpodetexto"/>
        <w:spacing w:line="360" w:lineRule="auto"/>
        <w:rPr>
          <w:del w:author="Vanessa Cristina Viebrantz" w:date="2018-12-09T04:11:51.574405" w:id="1622353933"/>
          <w:lang w:val="pt-BR"/>
          <w:rPrChange w:author="Vanessa Cristina Viebrantz" w:date="2018-12-09T04:11:21.3118115" w:id="120827226">
            <w:rPr/>
          </w:rPrChange>
        </w:rPr>
        <w:pPrChange w:author="Vanessa Cristina Viebrantz" w:date="2018-12-09T04:11:21.3118115" w:id="1214713498">
          <w:pPr/>
        </w:pPrChange>
      </w:pPr>
    </w:p>
    <w:p w:rsidR="5901FF92" w:rsidDel="75E89936" w:rsidP="490671E1" w:rsidRDefault="5901FF92" w14:paraId="68611648" w14:textId="479BB1C1">
      <w:pPr>
        <w:pStyle w:val="Corpodetexto"/>
        <w:bidi w:val="0"/>
        <w:spacing w:before="0" w:beforeAutospacing="off" w:after="0" w:afterAutospacing="off" w:line="360" w:lineRule="auto"/>
        <w:ind w:left="0" w:right="0" w:firstLine="567"/>
        <w:jc w:val="both"/>
        <w:rPr>
          <w:del w:author="Vanessa Cristina Viebrantz" w:date="2018-12-09T04:12:51.9058" w:id="1119165946"/>
          <w:lang w:val="pt-BR"/>
          <w:rPrChange w:author="Vanessa Cristina Viebrantz" w:date="2018-12-09T04:12:21.8109807" w:id="1974023614">
            <w:rPr/>
          </w:rPrChange>
        </w:rPr>
        <w:pPrChange w:author="Vanessa Cristina Viebrantz" w:date="2018-12-09T04:12:21.8109807" w:id="1862821653">
          <w:pPr/>
        </w:pPrChange>
      </w:pPr>
    </w:p>
    <w:p w:rsidR="75E89936" w:rsidDel="2558B714" w:rsidP="75E89936" w:rsidRDefault="75E89936" w14:paraId="123AEDCB" w14:textId="2C97FE22">
      <w:pPr>
        <w:pStyle w:val="Corpodetexto"/>
        <w:spacing w:before="0" w:beforeAutospacing="off" w:after="0" w:afterAutospacing="off" w:line="360" w:lineRule="auto"/>
        <w:ind w:left="0" w:right="0" w:firstLine="567"/>
        <w:jc w:val="both"/>
        <w:rPr>
          <w:del w:author="Vanessa Cristina Viebrantz" w:date="2018-12-09T04:13:22.3879049" w:id="839925895"/>
          <w:lang w:val="pt-BR"/>
          <w:rPrChange w:author="Vanessa Cristina Viebrantz" w:date="2018-12-09T04:12:51.9058" w:id="47644053">
            <w:rPr/>
          </w:rPrChange>
        </w:rPr>
        <w:pPrChange w:author="Vanessa Cristina Viebrantz" w:date="2018-12-09T04:12:51.9058" w:id="956183529">
          <w:pPr/>
        </w:pPrChange>
      </w:pPr>
      <w:ins w:author="Vanessa Cristina Viebrantz" w:date="2018-12-09T04:13:22.3879049" w:id="560266836">
        <w:r w:rsidRPr="2558B714" w:rsidR="2558B714">
          <w:rPr>
            <w:lang w:val="pt-BR"/>
            <w:rPrChange w:author="Vanessa Cristina Viebrantz" w:date="2018-12-09T04:13:22.3879049" w:id="2039407597">
              <w:rPr/>
            </w:rPrChange>
          </w:rPr>
          <w:t xml:space="preserve">nças para </w:t>
        </w:r>
      </w:ins>
      <w:ins w:author="Vanessa Cristina Viebrantz" w:date="2018-12-09T04:16:24.2101491" w:id="1402055969">
        <w:r w:rsidRPr="2558B714" w:rsidR="4C72D112">
          <w:rPr>
            <w:lang w:val="pt-BR"/>
            <w:rPrChange w:author="Vanessa Cristina Viebrantz" w:date="2018-12-09T04:13:22.3879049" w:id="1546123266">
              <w:rPr/>
            </w:rPrChange>
          </w:rPr>
          <w:t xml:space="preserve">fazer </w:t>
        </w:r>
        <w:proofErr w:type="spellStart"/>
      </w:ins>
      <w:ins w:author="Vanessa Cristina Viebrantz" w:date="2018-12-09T04:17:25.2839407" w:id="1081117502">
        <w:r w:rsidRPr="2558B714" w:rsidR="4C72D112">
          <w:rPr>
            <w:lang w:val="pt-BR"/>
            <w:rPrChange w:author="Vanessa Cristina Viebrantz" w:date="2018-12-09T04:13:22.3879049" w:id="410364638">
              <w:rPr/>
            </w:rPrChange>
          </w:rPr>
          <w:t xml:space="preserve">apresentaç</w:t>
        </w:r>
        <w:r w:rsidRPr="2558B714" w:rsidR="0B4ED5C4">
          <w:rPr>
            <w:lang w:val="pt-BR"/>
            <w:rPrChange w:author="Vanessa Cristina Viebrantz" w:date="2018-12-09T04:13:22.3879049" w:id="1416065906">
              <w:rPr/>
            </w:rPrChange>
          </w:rPr>
          <w:t xml:space="preserve">õ</w:t>
        </w:r>
        <w:r w:rsidRPr="2558B714" w:rsidR="4C72D112">
          <w:rPr>
            <w:lang w:val="pt-BR"/>
            <w:rPrChange w:author="Vanessa Cristina Viebrantz" w:date="2018-12-09T04:13:22.3879049" w:id="596115352">
              <w:rPr/>
            </w:rPrChange>
          </w:rPr>
          <w:t xml:space="preserve">es, tirar</w:t>
        </w:r>
      </w:ins>
      <w:ins w:author="Vanessa Cristina Viebrantz" w:date="2018-12-09T04:16:54.9178831" w:id="1613751404">
        <w:proofErr w:type="spellEnd"/>
      </w:ins>
      <w:ins w:author="Vanessa Cristina Viebrantz" w:date="2018-12-09T04:13:22.3879049" w:id="1004111472">
        <w:r w:rsidRPr="2558B714" w:rsidR="2558B714">
          <w:rPr>
            <w:lang w:val="pt-BR"/>
            <w:rPrChange w:author="Vanessa Cristina Viebrantz" w:date="2018-12-09T04:13:22.3879049" w:id="658678506">
              <w:rPr/>
            </w:rPrChange>
          </w:rPr>
          <w:t xml:space="preserve"> dúvidas, responder c</w:t>
        </w:r>
      </w:ins>
    </w:p>
    <w:p w:rsidR="2558B714" w:rsidDel="46C02007" w:rsidP="2558B714" w:rsidRDefault="2558B714" w14:paraId="20A31859" w14:textId="19CF0E79">
      <w:pPr>
        <w:pStyle w:val="Corpodetexto"/>
        <w:bidi w:val="0"/>
        <w:spacing w:before="0" w:beforeAutospacing="off" w:after="0" w:afterAutospacing="off" w:line="360" w:lineRule="auto"/>
        <w:ind w:left="0" w:right="0" w:firstLine="567"/>
        <w:jc w:val="both"/>
        <w:rPr>
          <w:del w:author="Vanessa Cristina Viebrantz" w:date="2018-12-09T04:13:52.7493136" w:id="2005807445"/>
          <w:lang w:val="pt-BR"/>
          <w:rPrChange w:author="Vanessa Cristina Viebrantz" w:date="2018-12-09T04:13:22.3879049" w:id="259682857">
            <w:rPr/>
          </w:rPrChange>
        </w:rPr>
        <w:pPrChange w:author="Vanessa Cristina Viebrantz" w:date="2018-12-09T04:13:22.3879049" w:id="1027595555">
          <w:pPr/>
        </w:pPrChange>
      </w:pPr>
      <w:ins w:author="Vanessa Cristina Viebrantz" w:date="2018-12-09T04:13:52.7493136" w:id="460444920">
        <w:r w:rsidRPr="46C02007" w:rsidR="46C02007">
          <w:rPr>
            <w:lang w:val="pt-BR"/>
            <w:rPrChange w:author="Vanessa Cristina Viebrantz" w:date="2018-12-09T04:13:52.7493136" w:id="782584194">
              <w:rPr/>
            </w:rPrChange>
          </w:rPr>
          <w:t>uriosidades e também explicar como funcionaria</w:t>
        </w:r>
      </w:ins>
      <w:ins w:author="Vanessa Cristina Viebrantz" w:date="2018-12-09T04:14:53.4831238" w:id="1093703021">
        <w:r w:rsidRPr="46C02007" w:rsidR="7E49CFB9">
          <w:rPr>
            <w:lang w:val="pt-BR"/>
            <w:rPrChange w:author="Vanessa Cristina Viebrantz" w:date="2018-12-09T04:13:52.7493136" w:id="580819055">
              <w:rPr/>
            </w:rPrChange>
          </w:rPr>
          <w:t xml:space="preserve">m </w:t>
        </w:r>
      </w:ins>
      <w:ins w:author="Vanessa Cristina Viebrantz" w:date="2018-12-09T04:15:54.0933913" w:id="607002004">
        <w:r w:rsidRPr="46C02007" w:rsidR="76D0D9AF">
          <w:rPr>
            <w:lang w:val="pt-BR"/>
            <w:rPrChange w:author="Vanessa Cristina Viebrantz" w:date="2018-12-09T04:13:52.7493136" w:id="1168543682">
              <w:rPr/>
            </w:rPrChange>
          </w:rPr>
          <w:t xml:space="preserve">os jogos. </w:t>
        </w:r>
      </w:ins>
      <w:ins w:author="Vanessa Cristina Viebrantz" w:date="2018-12-09T04:18:26.0884276" w:id="1882151643">
        <w:r w:rsidRPr="46C02007" w:rsidR="453E1E30">
          <w:rPr>
            <w:lang w:val="pt-BR"/>
            <w:rPrChange w:author="Vanessa Cristina Viebrantz" w:date="2018-12-09T04:13:52.7493136" w:id="80411682">
              <w:rPr/>
            </w:rPrChange>
          </w:rPr>
          <w:t xml:space="preserve"> A</w:t>
        </w:r>
      </w:ins>
      <w:ins w:author="Vanessa Cristina Viebrantz" w:date="2018-12-09T04:18:56.3990118" w:id="1985679976">
        <w:r w:rsidRPr="46C02007" w:rsidR="7DC153E6">
          <w:rPr>
            <w:lang w:val="pt-BR"/>
            <w:rPrChange w:author="Vanessa Cristina Viebrantz" w:date="2018-12-09T04:13:52.7493136" w:id="2020617869">
              <w:rPr/>
            </w:rPrChange>
          </w:rPr>
          <w:t xml:space="preserve"> sala foi dividida </w:t>
        </w:r>
      </w:ins>
      <w:ins w:author="Vanessa Cristina Viebrantz" w:date="2018-12-09T04:20:57.7775759" w:id="1601275184">
        <w:r w:rsidRPr="46C02007" w:rsidR="1CA714EA">
          <w:rPr>
            <w:lang w:val="pt-BR"/>
            <w:rPrChange w:author="Vanessa Cristina Viebrantz" w:date="2018-12-09T04:13:52.7493136" w:id="450918157">
              <w:rPr/>
            </w:rPrChange>
          </w:rPr>
          <w:t xml:space="preserve">em 4 estações</w:t>
        </w:r>
      </w:ins>
      <w:ins w:author="Vanessa Cristina Viebrantz" w:date="2018-12-09T04:22:28.5404565" w:id="689099074">
        <w:r w:rsidRPr="46C02007" w:rsidR="401FB31C">
          <w:rPr>
            <w:lang w:val="pt-BR"/>
            <w:rPrChange w:author="Vanessa Cristina Viebrantz" w:date="2018-12-09T04:13:52.7493136" w:id="64847975">
              <w:rPr/>
            </w:rPrChange>
          </w:rPr>
          <w:t xml:space="preserve"> e as crianças divididas em</w:t>
        </w:r>
      </w:ins>
      <w:ins w:author="Vanessa Cristina Viebrantz" w:date="2018-12-09T04:22:59.1290071" w:id="956184434">
        <w:r w:rsidRPr="46C02007" w:rsidR="6942C003">
          <w:rPr>
            <w:lang w:val="pt-BR"/>
            <w:rPrChange w:author="Vanessa Cristina Viebrantz" w:date="2018-12-09T04:13:52.7493136" w:id="1607213272">
              <w:rPr/>
            </w:rPrChange>
          </w:rPr>
          <w:t xml:space="preserve"> dois grupos, um grupo permaneceu 30 minut</w:t>
        </w:r>
      </w:ins>
      <w:ins w:author="Vanessa Cristina Viebrantz" w:date="2018-12-09T04:23:29.5332034" w:id="1753348110">
        <w:r w:rsidRPr="46C02007" w:rsidR="241ED777">
          <w:rPr>
            <w:lang w:val="pt-BR"/>
            <w:rPrChange w:author="Vanessa Cristina Viebrantz" w:date="2018-12-09T04:13:52.7493136" w:id="107388760">
              <w:rPr/>
            </w:rPrChange>
          </w:rPr>
          <w:t xml:space="preserve">os no jogo Adivinha B</w:t>
        </w:r>
      </w:ins>
    </w:p>
    <w:p w:rsidR="46C02007" w:rsidDel="7DC153E6" w:rsidP="453E1E30" w:rsidRDefault="46C02007" w14:paraId="6D2E9D8C" w14:textId="46BBE060">
      <w:pPr>
        <w:pStyle w:val="Corpodetexto"/>
        <w:bidi w:val="0"/>
        <w:spacing w:before="0" w:beforeAutospacing="off" w:after="0" w:afterAutospacing="off" w:line="360" w:lineRule="auto"/>
        <w:ind w:left="0" w:right="0" w:firstLine="567"/>
        <w:jc w:val="both"/>
        <w:rPr>
          <w:del w:author="Vanessa Cristina Viebrantz" w:date="2018-12-09T04:18:56.3990118" w:id="240502725"/>
          <w:lang w:val="pt-BR"/>
          <w:rPrChange w:author="Vanessa Cristina Viebrantz" w:date="2018-12-09T04:18:26.0884276" w:id="842558976">
            <w:rPr/>
          </w:rPrChange>
        </w:rPr>
        <w:pPrChange w:author="Vanessa Cristina Viebrantz" w:date="2018-12-09T04:18:26.0884276" w:id="2027750954">
          <w:pPr/>
        </w:pPrChange>
      </w:pPr>
    </w:p>
    <w:p w:rsidR="7DC153E6" w:rsidDel="0D56CFE5" w:rsidP="7DC153E6" w:rsidRDefault="7DC153E6" w14:paraId="4ECCC2A2" w14:textId="24CD6483">
      <w:pPr>
        <w:pStyle w:val="Corpodetexto"/>
        <w:spacing w:before="0" w:beforeAutospacing="off" w:after="0" w:afterAutospacing="off" w:line="360" w:lineRule="auto"/>
        <w:ind w:left="0" w:right="0" w:firstLine="567"/>
        <w:jc w:val="both"/>
        <w:rPr>
          <w:del w:author="Vanessa Cristina Viebrantz" w:date="2018-12-09T04:19:26.685966" w:id="449465857"/>
          <w:lang w:val="pt-BR"/>
          <w:rPrChange w:author="Vanessa Cristina Viebrantz" w:date="2018-12-09T04:18:56.3990118" w:id="1927618799">
            <w:rPr/>
          </w:rPrChange>
        </w:rPr>
        <w:pPrChange w:author="Vanessa Cristina Viebrantz" w:date="2018-12-09T04:18:56.3990118" w:id="782883115">
          <w:pPr/>
        </w:pPrChange>
      </w:pPr>
    </w:p>
    <w:p w:rsidR="0D56CFE5" w:rsidDel="77FD8DF8" w:rsidP="0D56CFE5" w:rsidRDefault="0D56CFE5" w14:paraId="40069446" w14:textId="79649BBD">
      <w:pPr>
        <w:pStyle w:val="Corpodetexto"/>
        <w:bidi w:val="0"/>
        <w:spacing w:before="0" w:beforeAutospacing="off" w:after="0" w:afterAutospacing="off" w:line="360" w:lineRule="auto"/>
        <w:ind w:left="0" w:right="0" w:firstLine="567"/>
        <w:jc w:val="both"/>
        <w:rPr>
          <w:del w:author="Vanessa Cristina Viebrantz" w:date="2018-12-09T04:19:56.9384364" w:id="2116815186"/>
          <w:lang w:val="pt-BR"/>
          <w:rPrChange w:author="Vanessa Cristina Viebrantz" w:date="2018-12-09T04:19:26.685966" w:id="1604333217">
            <w:rPr/>
          </w:rPrChange>
        </w:rPr>
        <w:pPrChange w:author="Vanessa Cristina Viebrantz" w:date="2018-12-09T04:19:26.685966" w:id="1241365041">
          <w:pPr/>
        </w:pPrChange>
      </w:pPr>
    </w:p>
    <w:p w:rsidR="00D03AF6" w:rsidDel="1CA714EA" w:rsidP="06669F58" w:rsidRDefault="00D03AF6" w14:paraId="43E543B8" w14:textId="026E9314">
      <w:pPr>
        <w:pStyle w:val="Corpodetexto"/>
        <w:spacing w:before="0" w:beforeAutospacing="off" w:after="0" w:afterAutospacing="off" w:line="360" w:lineRule="auto"/>
        <w:ind w:left="0" w:right="0" w:firstLine="567"/>
        <w:jc w:val="both"/>
        <w:rPr>
          <w:del w:author="Vanessa Cristina Viebrantz" w:date="2018-12-09T04:20:57.7775759" w:id="1313244067"/>
          <w:lang w:val="pt-BR"/>
          <w:rPrChange w:author="Vanessa Cristina Viebrantz" w:date="2018-12-09T04:20:27.2587572" w:id="811241951">
            <w:rPr/>
          </w:rPrChange>
        </w:rPr>
        <w:pPrChange w:author="Vanessa Cristina Viebrantz" w:date="2018-12-09T04:20:27.2587572" w:id="1068482548">
          <w:pPr>
            <w:pStyle w:val="Ttulo1"/>
          </w:pPr>
        </w:pPrChange>
      </w:pPr>
    </w:p>
    <w:p w:rsidR="1CA714EA" w:rsidDel="6942C003" w:rsidP="401FB31C" w:rsidRDefault="1CA714EA" w14:paraId="572FBF10" w14:textId="2F3A9669">
      <w:pPr>
        <w:pStyle w:val="Corpodetexto"/>
        <w:bidi w:val="0"/>
        <w:spacing w:before="0" w:beforeAutospacing="off" w:after="0" w:afterAutospacing="off" w:line="360" w:lineRule="auto"/>
        <w:ind w:left="0" w:right="0" w:firstLine="567"/>
        <w:jc w:val="both"/>
        <w:rPr>
          <w:del w:author="Vanessa Cristina Viebrantz" w:date="2018-12-09T04:22:59.1290071" w:id="1482546738"/>
          <w:lang w:val="pt-BR"/>
          <w:rPrChange w:author="Vanessa Cristina Viebrantz" w:date="2018-12-09T04:22:28.5404565" w:id="1137220811">
            <w:rPr/>
          </w:rPrChange>
        </w:rPr>
        <w:pPrChange w:author="Vanessa Cristina Viebrantz" w:date="2018-12-09T04:22:28.5404565" w:id="1049096709">
          <w:pPr/>
        </w:pPrChange>
      </w:pPr>
    </w:p>
    <w:p w:rsidR="6942C003" w:rsidDel="241ED777" w:rsidP="6942C003" w:rsidRDefault="6942C003" w14:paraId="54619F64" w14:textId="70F67A0D">
      <w:pPr>
        <w:pStyle w:val="Corpodetexto"/>
        <w:spacing w:before="0" w:beforeAutospacing="off" w:after="0" w:afterAutospacing="off" w:line="360" w:lineRule="auto"/>
        <w:ind w:left="0" w:right="0" w:firstLine="567"/>
        <w:jc w:val="both"/>
        <w:rPr>
          <w:del w:author="Vanessa Cristina Viebrantz" w:date="2018-12-09T04:23:29.5332034" w:id="254289761"/>
          <w:lang w:val="pt-BR"/>
          <w:rPrChange w:author="Vanessa Cristina Viebrantz" w:date="2018-12-09T04:22:59.1290071" w:id="1338128918">
            <w:rPr/>
          </w:rPrChange>
        </w:rPr>
        <w:pPrChange w:author="Vanessa Cristina Viebrantz" w:date="2018-12-09T04:22:59.1290071" w:id="730536883">
          <w:pPr/>
        </w:pPrChange>
      </w:pPr>
    </w:p>
    <w:p w:rsidR="241ED777" w:rsidDel="1D4F38C6" w:rsidP="241ED777" w:rsidRDefault="241ED777" w14:paraId="4DAEEE3C" w14:textId="1AD8D6F8">
      <w:pPr>
        <w:pStyle w:val="Corpodetexto"/>
        <w:bidi w:val="0"/>
        <w:spacing w:before="0" w:beforeAutospacing="off" w:after="0" w:afterAutospacing="off" w:line="360" w:lineRule="auto"/>
        <w:ind w:left="0" w:right="0" w:firstLine="567"/>
        <w:jc w:val="both"/>
        <w:rPr>
          <w:del w:author="Vanessa Cristina Viebrantz" w:date="2018-12-09T04:24:30.119687" w:id="380324440"/>
          <w:lang w:val="pt-BR"/>
          <w:rPrChange w:author="Vanessa Cristina Viebrantz" w:date="2018-12-09T04:23:29.5332034" w:id="896357296">
            <w:rPr/>
          </w:rPrChange>
        </w:rPr>
        <w:pPrChange w:author="Vanessa Cristina Viebrantz" w:date="2018-12-09T04:23:29.5332034" w:id="2098477926">
          <w:pPr/>
        </w:pPrChange>
      </w:pPr>
      <w:ins w:author="Vanessa Cristina Viebrantz" w:date="2018-12-09T04:24:30.119687" w:id="1128324826">
        <w:r w:rsidRPr="1D4F38C6" w:rsidR="1D4F38C6">
          <w:rPr>
            <w:lang w:val="pt-BR"/>
            <w:rPrChange w:author="Vanessa Cristina Viebrantz" w:date="2018-12-09T04:24:30.119687" w:id="1114129326">
              <w:rPr/>
            </w:rPrChange>
          </w:rPr>
          <w:t>icho</w:t>
        </w:r>
      </w:ins>
      <w:ins w:author="Gislene Cristina Ehlert" w:date="2018-12-09T12:58:54.6641929" w:id="1014561038">
        <w:r w:rsidRPr="1D4F38C6" w:rsidR="2E7447B9">
          <w:rPr>
            <w:lang w:val="pt-BR"/>
            <w:rPrChange w:author="Vanessa Cristina Viebrantz" w:date="2018-12-09T04:24:30.119687" w:id="1422746604">
              <w:rPr/>
            </w:rPrChange>
          </w:rPr>
          <w:t xml:space="preserve">, </w:t>
        </w:r>
      </w:ins>
      <w:ins w:author="Vanessa Cristina Viebrantz" w:date="2018-12-09T04:24:30.119687" w:id="1383942929">
        <w:del w:author="Gislene Cristina Ehlert" w:date="2018-12-09T12:58:54.6641929" w:id="887532917">
          <w:r w:rsidRPr="1D4F38C6" w:rsidDel="2E7447B9" w:rsidR="1D4F38C6">
            <w:rPr>
              <w:lang w:val="pt-BR"/>
              <w:rPrChange w:author="Vanessa Cristina Viebrantz" w:date="2018-12-09T04:24:30.119687" w:id="2100782854">
                <w:rPr/>
              </w:rPrChange>
            </w:rPr>
            <w:delText xml:space="preserve"> </w:delText>
          </w:r>
        </w:del>
        <w:r w:rsidRPr="1D4F38C6" w:rsidR="1D4F38C6">
          <w:rPr>
            <w:lang w:val="pt-BR"/>
            <w:rPrChange w:author="Vanessa Cristina Viebrantz" w:date="2018-12-09T04:24:30.119687" w:id="1556586340">
              <w:rPr/>
            </w:rPrChange>
          </w:rPr>
          <w:t>que esta</w:t>
        </w:r>
      </w:ins>
      <w:ins w:author="Vanessa Cristina Viebrantz" w:date="2018-12-09T04:25:00.563165" w:id="1169056181">
        <w:r w:rsidRPr="1D4F38C6" w:rsidR="683B4C72">
          <w:rPr>
            <w:lang w:val="pt-BR"/>
            <w:rPrChange w:author="Vanessa Cristina Viebrantz" w:date="2018-12-09T04:24:30.119687" w:id="2009505219">
              <w:rPr/>
            </w:rPrChange>
          </w:rPr>
          <w:t>va disposto mais ao centro da sa</w:t>
        </w:r>
      </w:ins>
      <w:ins w:author="Vanessa Cristina Viebrantz" w:date="2018-12-09T04:25:30.8110947" w:id="868691951">
        <w:r w:rsidRPr="1D4F38C6" w:rsidR="374CC939">
          <w:rPr>
            <w:lang w:val="pt-BR"/>
            <w:rPrChange w:author="Vanessa Cristina Viebrantz" w:date="2018-12-09T04:24:30.119687" w:id="103905160">
              <w:rPr/>
            </w:rPrChange>
          </w:rPr>
          <w:t xml:space="preserve">la. O outro grupo de crianças </w:t>
        </w:r>
      </w:ins>
      <w:ins w:author="Vanessa Cristina Viebrantz" w:date="2018-12-09T04:27:01.6857344" w:id="1997530046">
        <w:r w:rsidRPr="1D4F38C6" w:rsidR="712E8246">
          <w:rPr>
            <w:lang w:val="pt-BR"/>
            <w:rPrChange w:author="Vanessa Cristina Viebrantz" w:date="2018-12-09T04:24:30.119687" w:id="2036261026">
              <w:rPr/>
            </w:rPrChange>
          </w:rPr>
          <w:t xml:space="preserve">ficou esse </w:t>
        </w:r>
      </w:ins>
      <w:ins w:author="Vanessa Cristina Viebrantz" w:date="2018-12-09T04:27:32.0156628" w:id="1634738867">
        <w:r w:rsidRPr="1D4F38C6" w:rsidR="087D6A75">
          <w:rPr>
            <w:lang w:val="pt-BR"/>
            <w:rPrChange w:author="Vanessa Cristina Viebrantz" w:date="2018-12-09T04:24:30.119687" w:id="964725690">
              <w:rPr/>
            </w:rPrChange>
          </w:rPr>
          <w:t xml:space="preserve">período </w:t>
        </w:r>
      </w:ins>
      <w:ins w:author="Vanessa Cristina Viebrantz" w:date="2018-12-09T04:28:02.3545726" w:id="1622950631">
        <w:r w:rsidRPr="1D4F38C6" w:rsidR="30F20FD8">
          <w:rPr>
            <w:lang w:val="pt-BR"/>
            <w:rPrChange w:author="Vanessa Cristina Viebrantz" w:date="2018-12-09T04:24:30.119687" w:id="1794243788">
              <w:rPr/>
            </w:rPrChange>
          </w:rPr>
          <w:t xml:space="preserve">de tempo nos demais jogos</w:t>
        </w:r>
      </w:ins>
      <w:ins w:author="Vanessa Cristina Viebrantz" w:date="2018-12-09T04:34:36.5559519" w:id="1316475717">
        <w:r w:rsidRPr="1D4F38C6" w:rsidR="14E03AE2">
          <w:rPr>
            <w:lang w:val="pt-BR"/>
            <w:rPrChange w:author="Vanessa Cristina Viebrantz" w:date="2018-12-09T04:24:30.119687" w:id="1513936628">
              <w:rPr/>
            </w:rPrChange>
          </w:rPr>
          <w:t xml:space="preserve"> colocados ao redor</w:t>
        </w:r>
      </w:ins>
      <w:ins w:author="Vanessa Cristina Viebrantz" w:date="2018-12-09T04:35:06.9236447" w:id="18712458">
        <w:r w:rsidRPr="1D4F38C6" w:rsidR="1D8C1893">
          <w:rPr>
            <w:lang w:val="pt-BR"/>
            <w:rPrChange w:author="Vanessa Cristina Viebrantz" w:date="2018-12-09T04:24:30.119687" w:id="1631931849">
              <w:rPr/>
            </w:rPrChange>
          </w:rPr>
          <w:t xml:space="preserve"> do j</w:t>
        </w:r>
      </w:ins>
      <w:ins w:author="Vanessa Cristina Viebrantz" w:date="2018-12-09T04:35:37.2599888" w:id="374471554">
        <w:r w:rsidRPr="1D4F38C6" w:rsidR="5BBC1EBB">
          <w:rPr>
            <w:lang w:val="pt-BR"/>
            <w:rPrChange w:author="Vanessa Cristina Viebrantz" w:date="2018-12-09T04:24:30.119687" w:id="38558490">
              <w:rPr/>
            </w:rPrChange>
          </w:rPr>
          <w:t xml:space="preserve">ogo central</w:t>
        </w:r>
      </w:ins>
      <w:ins w:author="Gislene Cristina Ehlert" w:date="2018-12-09T13:03:58.1985385" w:id="1088420195">
        <w:r w:rsidRPr="1D4F38C6" w:rsidR="6197A109">
          <w:rPr>
            <w:lang w:val="pt-BR"/>
            <w:rPrChange w:author="Vanessa Cristina Viebrantz" w:date="2018-12-09T04:24:30.119687" w:id="1501830942">
              <w:rPr/>
            </w:rPrChange>
          </w:rPr>
          <w:t xml:space="preserve">. T</w:t>
        </w:r>
      </w:ins>
      <w:ins w:author="Vanessa Cristina Viebrantz" w:date="2018-12-09T04:36:07.5871505" w:id="943854003">
        <w:del w:author="Gislene Cristina Ehlert" w:date="2018-12-09T13:02:57.7396646" w:id="131005688">
          <w:r w:rsidRPr="1D4F38C6" w:rsidDel="14EACE73" w:rsidR="0F29DB3D">
            <w:rPr>
              <w:lang w:val="pt-BR"/>
              <w:rPrChange w:author="Vanessa Cristina Viebrantz" w:date="2018-12-09T04:24:30.119687" w:id="1938234112">
                <w:rPr/>
              </w:rPrChange>
            </w:rPr>
            <w:delText xml:space="preserve">.</w:delText>
          </w:r>
        </w:del>
        <w:del w:author="Gislene Cristina Ehlert" w:date="2018-12-09T13:03:58.1985385" w:id="1773012220">
          <w:r w:rsidRPr="1D4F38C6" w:rsidDel="6197A109" w:rsidR="0F29DB3D">
            <w:rPr>
              <w:lang w:val="pt-BR"/>
              <w:rPrChange w:author="Vanessa Cristina Viebrantz" w:date="2018-12-09T04:24:30.119687" w:id="238161948">
                <w:rPr/>
              </w:rPrChange>
            </w:rPr>
            <w:delText xml:space="preserve"> </w:delText>
          </w:r>
        </w:del>
      </w:ins>
      <w:ins w:author="Vanessa Cristina Viebrantz" w:date="2018-12-09T04:36:37.9006116" w:id="1673802071">
        <w:del w:author="Gislene Cristina Ehlert" w:date="2018-12-09T13:02:57.7396646" w:id="300179057">
          <w:r w:rsidRPr="1D4F38C6" w:rsidDel="14EACE73" w:rsidR="0E043F40">
            <w:rPr>
              <w:lang w:val="pt-BR"/>
              <w:rPrChange w:author="Vanessa Cristina Viebrantz" w:date="2018-12-09T04:24:30.119687" w:id="828530062">
                <w:rPr/>
              </w:rPrChange>
            </w:rPr>
            <w:delText xml:space="preserve">T</w:delText>
          </w:r>
        </w:del>
        <w:proofErr w:type="spellStart"/>
        <w:r w:rsidRPr="1D4F38C6" w:rsidR="0E043F40">
          <w:rPr>
            <w:lang w:val="pt-BR"/>
            <w:rPrChange w:author="Vanessa Cristina Viebrantz" w:date="2018-12-09T04:24:30.119687" w:id="407329439">
              <w:rPr/>
            </w:rPrChange>
          </w:rPr>
          <w:t xml:space="preserve">endo</w:t>
        </w:r>
        <w:proofErr w:type="spellEnd"/>
      </w:ins>
      <w:ins w:author="Vanessa Cristina Viebrantz" w:date="2018-12-09T04:29:33.1510329" w:id="1936296048">
        <w:proofErr w:type="spellStart"/>
        <w:proofErr w:type="spellStart"/>
      </w:ins>
      <w:ins w:author="Vanessa Cristina Viebrantz" w:date="2018-12-09T04:35:06.9236447" w:id="2065244621">
        <w:proofErr w:type="spellEnd"/>
        <w:proofErr w:type="spellEnd"/>
        <w:r w:rsidRPr="1D4F38C6" w:rsidR="1D8C1893">
          <w:rPr>
            <w:lang w:val="pt-BR"/>
            <w:rPrChange w:author="Vanessa Cristina Viebrantz" w:date="2018-12-09T04:24:30.119687" w:id="944475228">
              <w:rPr/>
            </w:rPrChange>
          </w:rPr>
          <w:t xml:space="preserve"> </w:t>
        </w:r>
      </w:ins>
      <w:ins w:author="Vanessa Cristina Viebrantz" w:date="2018-12-09T04:30:03.6732911" w:id="539164341">
        <w:r w:rsidRPr="1D4F38C6" w:rsidR="220957F0">
          <w:rPr>
            <w:lang w:val="pt-BR"/>
            <w:rPrChange w:author="Vanessa Cristina Viebrantz" w:date="2018-12-09T04:24:30.119687" w:id="1537813671">
              <w:rPr/>
            </w:rPrChange>
          </w:rPr>
          <w:t xml:space="preserve">4 crianças no “Quem sou eu?”</w:t>
        </w:r>
      </w:ins>
    </w:p>
    <w:p w:rsidR="1D4F38C6" w:rsidDel="683B4C72" w:rsidP="1D4F38C6" w:rsidRDefault="1D4F38C6" w14:paraId="4A5B6221" w14:textId="38A3A9B9">
      <w:pPr>
        <w:pStyle w:val="Corpodetexto"/>
        <w:spacing w:before="0" w:beforeAutospacing="off" w:after="0" w:afterAutospacing="off" w:line="360" w:lineRule="auto"/>
        <w:ind w:left="0" w:right="0" w:firstLine="567"/>
        <w:jc w:val="both"/>
        <w:rPr>
          <w:del w:author="Vanessa Cristina Viebrantz" w:date="2018-12-09T04:25:00.563165" w:id="1144652568"/>
          <w:lang w:val="pt-BR"/>
          <w:rPrChange w:author="Vanessa Cristina Viebrantz" w:date="2018-12-09T04:24:30.119687" w:id="178840552">
            <w:rPr/>
          </w:rPrChange>
        </w:rPr>
        <w:pPrChange w:author="Vanessa Cristina Viebrantz" w:date="2018-12-09T04:24:30.119687" w:id="1719844242">
          <w:pPr/>
        </w:pPrChange>
      </w:pPr>
    </w:p>
    <w:p w:rsidR="683B4C72" w:rsidDel="374CC939" w:rsidP="683B4C72" w:rsidRDefault="683B4C72" w14:paraId="4A492837" w14:textId="0C758ABB">
      <w:pPr>
        <w:pStyle w:val="Corpodetexto"/>
        <w:bidi w:val="0"/>
        <w:spacing w:before="0" w:beforeAutospacing="off" w:after="0" w:afterAutospacing="off" w:line="360" w:lineRule="auto"/>
        <w:ind w:left="0" w:right="0" w:firstLine="567"/>
        <w:jc w:val="both"/>
        <w:rPr>
          <w:del w:author="Vanessa Cristina Viebrantz" w:date="2018-12-09T04:25:30.8110947" w:id="985072135"/>
          <w:lang w:val="pt-BR"/>
          <w:rPrChange w:author="Vanessa Cristina Viebrantz" w:date="2018-12-09T04:25:00.563165" w:id="1290289939">
            <w:rPr/>
          </w:rPrChange>
        </w:rPr>
        <w:pPrChange w:author="Vanessa Cristina Viebrantz" w:date="2018-12-09T04:25:00.563165" w:id="1915588984">
          <w:pPr/>
        </w:pPrChange>
      </w:pPr>
    </w:p>
    <w:p w:rsidR="00D03AF6" w:rsidDel="30F20FD8" w:rsidP="087D6A75" w:rsidRDefault="00D03AF6" w14:paraId="76220360" w14:textId="254E9B9E">
      <w:pPr>
        <w:pStyle w:val="Corpodetexto"/>
        <w:bidi w:val="0"/>
        <w:spacing w:before="0" w:beforeAutospacing="off" w:after="0" w:afterAutospacing="off" w:line="360" w:lineRule="auto"/>
        <w:ind w:left="0" w:right="0" w:firstLine="567"/>
        <w:jc w:val="both"/>
        <w:rPr>
          <w:del w:author="Vanessa Cristina Viebrantz" w:date="2018-12-09T04:28:02.3545726" w:id="153432355"/>
          <w:lang w:val="pt-BR"/>
          <w:rPrChange w:author="Vanessa Cristina Viebrantz" w:date="2018-12-09T04:27:32.0156628" w:id="1624438561">
            <w:rPr/>
          </w:rPrChange>
        </w:rPr>
        <w:pPrChange w:author="Vanessa Cristina Viebrantz" w:date="2018-12-09T04:27:32.0156628" w:id="1068482548">
          <w:pPr>
            <w:pStyle w:val="Ttulo1"/>
          </w:pPr>
        </w:pPrChange>
      </w:pPr>
    </w:p>
    <w:p w:rsidR="30F20FD8" w:rsidDel="2895A13A" w:rsidP="30F20FD8" w:rsidRDefault="30F20FD8" w14:paraId="551CBDBA" w14:textId="7E52DC76">
      <w:pPr>
        <w:pStyle w:val="Corpodetexto"/>
        <w:spacing w:before="0" w:beforeAutospacing="off" w:after="0" w:afterAutospacing="off" w:line="360" w:lineRule="auto"/>
        <w:ind w:left="0" w:right="0" w:firstLine="567"/>
        <w:jc w:val="both"/>
        <w:rPr>
          <w:del w:author="Vanessa Cristina Viebrantz" w:date="2018-12-09T04:28:32.6904882" w:id="250046647"/>
          <w:lang w:val="pt-BR"/>
          <w:rPrChange w:author="Vanessa Cristina Viebrantz" w:date="2018-12-09T04:28:02.3545726" w:id="1199819167">
            <w:rPr/>
          </w:rPrChange>
        </w:rPr>
        <w:pPrChange w:author="Vanessa Cristina Viebrantz" w:date="2018-12-09T04:28:02.3545726" w:id="1198634820">
          <w:pPr/>
        </w:pPrChange>
      </w:pPr>
    </w:p>
    <w:p w:rsidR="00D03AF6" w:rsidDel="220957F0" w:rsidP="29FD4DDF" w:rsidRDefault="00D03AF6" w14:paraId="0AA51EF9" w14:textId="52DA115C">
      <w:pPr>
        <w:pStyle w:val="Corpodetexto"/>
        <w:bidi w:val="0"/>
        <w:spacing w:before="0" w:beforeAutospacing="off" w:after="0" w:afterAutospacing="off" w:line="360" w:lineRule="auto"/>
        <w:ind w:left="0" w:right="0" w:firstLine="567"/>
        <w:jc w:val="both"/>
        <w:rPr>
          <w:del w:author="Vanessa Cristina Viebrantz" w:date="2018-12-09T04:30:03.6732911" w:id="1706410229"/>
          <w:lang w:val="pt-BR"/>
          <w:rPrChange w:author="Vanessa Cristina Viebrantz" w:date="2018-12-09T04:29:33.1510329" w:id="1330272268">
            <w:rPr/>
          </w:rPrChange>
        </w:rPr>
        <w:pPrChange w:author="Vanessa Cristina Viebrantz" w:date="2018-12-09T04:29:33.1510329" w:id="1068482548">
          <w:pPr>
            <w:pStyle w:val="Ttulo1"/>
          </w:pPr>
        </w:pPrChange>
      </w:pPr>
    </w:p>
    <w:p w:rsidR="220957F0" w:rsidDel="1FA0F76D" w:rsidP="220957F0" w:rsidRDefault="220957F0" w14:paraId="72874627" w14:textId="06092DEE">
      <w:pPr>
        <w:pStyle w:val="Corpodetexto"/>
        <w:spacing w:before="0" w:beforeAutospacing="off" w:after="0" w:afterAutospacing="off" w:line="360" w:lineRule="auto"/>
        <w:ind w:left="0" w:right="0" w:firstLine="567"/>
        <w:jc w:val="both"/>
        <w:rPr>
          <w:del w:author="Vanessa Cristina Viebrantz" w:date="2018-12-09T04:31:03.9321063" w:id="1553799144"/>
          <w:lang w:val="pt-BR"/>
          <w:rPrChange w:author="Vanessa Cristina Viebrantz" w:date="2018-12-09T04:30:03.6732911" w:id="218730076">
            <w:rPr/>
          </w:rPrChange>
        </w:rPr>
        <w:pPrChange w:author="Vanessa Cristina Viebrantz" w:date="2018-12-09T04:30:03.6732911" w:id="866604974">
          <w:pPr/>
        </w:pPrChange>
      </w:pPr>
      <w:ins w:author="Vanessa Cristina Viebrantz" w:date="2018-12-09T04:31:03.9321063" w:id="590217720">
        <w:r w:rsidRPr="1FA0F76D" w:rsidR="1FA0F76D">
          <w:rPr>
            <w:lang w:val="pt-BR"/>
            <w:rPrChange w:author="Vanessa Cristina Viebrantz" w:date="2018-12-09T04:31:03.9321063" w:id="1158719055">
              <w:rPr/>
            </w:rPrChange>
          </w:rPr>
          <w:t>, 4 crianç</w:t>
        </w:r>
      </w:ins>
      <w:ins w:author="Vanessa Cristina Viebrantz" w:date="2018-12-09T04:31:34.4312479" w:id="1495614134">
        <w:r w:rsidRPr="1FA0F76D" w:rsidR="5090A00A">
          <w:rPr>
            <w:lang w:val="pt-BR"/>
            <w:rPrChange w:author="Vanessa Cristina Viebrantz" w:date="2018-12-09T04:31:03.9321063" w:id="1919372833">
              <w:rPr/>
            </w:rPrChange>
          </w:rPr>
          <w:t xml:space="preserve">as n</w:t>
        </w:r>
      </w:ins>
      <w:ins w:author="Vanessa Cristina Viebrantz" w:date="2018-12-09T04:39:09.3649701" w:id="732324238">
        <w:r w:rsidRPr="1FA0F76D" w:rsidR="6C5253D4">
          <w:rPr>
            <w:lang w:val="pt-BR"/>
            <w:rPrChange w:author="Vanessa Cristina Viebrantz" w:date="2018-12-09T04:31:03.9321063" w:id="1422347077">
              <w:rPr/>
            </w:rPrChange>
          </w:rPr>
          <w:t xml:space="preserve">o Caça</w:t>
        </w:r>
      </w:ins>
      <w:ins w:author="Vanessa Cristina Viebrantz" w:date="2018-12-09T04:39:39.7601856" w:id="1810289260">
        <w:r w:rsidRPr="1FA0F76D" w:rsidR="4C196F88">
          <w:rPr>
            <w:lang w:val="pt-BR"/>
            <w:rPrChange w:author="Vanessa Cristina Viebrantz" w:date="2018-12-09T04:31:03.9321063" w:id="1303382798">
              <w:rPr/>
            </w:rPrChange>
          </w:rPr>
          <w:t xml:space="preserve">-Palavras</w:t>
        </w:r>
      </w:ins>
      <w:ins w:author="Gislene Cristina Ehlert" w:date="2018-12-09T13:03:58.1985385" w:id="857933058">
        <w:r w:rsidRPr="1FA0F76D" w:rsidR="6197A109">
          <w:rPr>
            <w:lang w:val="pt-BR"/>
            <w:rPrChange w:author="Vanessa Cristina Viebrantz" w:date="2018-12-09T04:31:03.9321063" w:id="962867238">
              <w:rPr/>
            </w:rPrChange>
          </w:rPr>
          <w:t xml:space="preserve"> </w:t>
        </w:r>
      </w:ins>
      <w:ins w:author="Gislene Cristina Ehlert" w:date="2018-12-09T13:04:28.5836417" w:id="1159534025">
        <w:r w:rsidRPr="1FA0F76D" w:rsidR="1039D278">
          <w:rPr>
            <w:lang w:val="pt-BR"/>
            <w:rPrChange w:author="Vanessa Cristina Viebrantz" w:date="2018-12-09T04:31:03.9321063" w:id="424189319">
              <w:rPr/>
            </w:rPrChange>
          </w:rPr>
          <w:t xml:space="preserve">(c</w:t>
        </w:r>
      </w:ins>
      <w:ins w:author="Gislene Cristina Ehlert" w:date="2018-12-09T13:03:27.8978187" w:id="1881503577">
        <w:r w:rsidRPr="1FA0F76D" w:rsidR="32EC9A1F">
          <w:rPr>
            <w:lang w:val="pt-BR"/>
            <w:rPrChange w:author="Vanessa Cristina Viebrantz" w:date="2018-12-09T04:31:03.9321063" w:id="1676473865">
              <w:rPr/>
            </w:rPrChange>
          </w:rPr>
          <w:t xml:space="preserve">onforme</w:t>
        </w:r>
        <w:r w:rsidRPr="1FA0F76D" w:rsidR="32EC9A1F">
          <w:rPr>
            <w:lang w:val="pt-BR"/>
            <w:rPrChange w:author="Vanessa Cristina Viebrantz" w:date="2018-12-09T04:31:03.9321063" w:id="615097082">
              <w:rPr/>
            </w:rPrChange>
          </w:rPr>
          <w:t xml:space="preserve"> as crianças </w:t>
        </w:r>
      </w:ins>
      <w:ins w:author="Vanessa Cristina Viebrantz" w:date="2018-12-09T04:32:35.0988864" w:id="2078116010">
        <w:r w:rsidRPr="1FA0F76D" w:rsidR="32EC9A1F">
          <w:rPr>
            <w:lang w:val="pt-BR"/>
            <w:rPrChange w:author="Vanessa Cristina Viebrantz" w:date="2018-12-09T04:31:03.9321063" w:id="1819136047">
              <w:rPr/>
            </w:rPrChange>
          </w:rPr>
          <w:t xml:space="preserve">termi</w:t>
        </w:r>
      </w:ins>
      <w:ins w:author="Vanessa Cristina Viebrantz" w:date="2018-12-09T04:33:05.5066742" w:id="2137509527">
        <w:r w:rsidRPr="1FA0F76D" w:rsidR="39C9A8D1">
          <w:rPr>
            <w:lang w:val="pt-BR"/>
            <w:rPrChange w:author="Vanessa Cristina Viebrantz" w:date="2018-12-09T04:31:03.9321063" w:id="1430748227">
              <w:rPr/>
            </w:rPrChange>
          </w:rPr>
          <w:t xml:space="preserve">navam este jogo davam início</w:t>
        </w:r>
      </w:ins>
      <w:ins w:author="Vanessa Cristina Viebrantz" w:date="2018-12-09T04:33:35.869355" w:id="420532314">
        <w:r w:rsidRPr="1FA0F76D" w:rsidR="0678DD81">
          <w:rPr>
            <w:lang w:val="pt-BR"/>
            <w:rPrChange w:author="Vanessa Cristina Viebrantz" w:date="2018-12-09T04:31:03.9321063" w:id="516277713">
              <w:rPr/>
            </w:rPrChange>
          </w:rPr>
          <w:t xml:space="preserve"> ao Jogo da Memória na mesma</w:t>
        </w:r>
      </w:ins>
      <w:ins w:author="Vanessa Cristina Viebrantz" w:date="2018-12-09T04:34:06.1820631" w:id="1872105655">
        <w:r w:rsidRPr="1FA0F76D" w:rsidR="2B0BBF18">
          <w:rPr>
            <w:lang w:val="pt-BR"/>
            <w:rPrChange w:author="Vanessa Cristina Viebrantz" w:date="2018-12-09T04:31:03.9321063" w:id="125732172">
              <w:rPr/>
            </w:rPrChange>
          </w:rPr>
          <w:t xml:space="preserve"> estação</w:t>
        </w:r>
      </w:ins>
      <w:ins w:author="Gislene Cristina Ehlert" w:date="2018-12-09T13:04:28.5836417" w:id="1317575631">
        <w:r w:rsidRPr="1FA0F76D" w:rsidR="1039D278">
          <w:rPr>
            <w:lang w:val="pt-BR"/>
            <w:rPrChange w:author="Vanessa Cristina Viebrantz" w:date="2018-12-09T04:31:03.9321063" w:id="1295513109">
              <w:rPr/>
            </w:rPrChange>
          </w:rPr>
          <w:t xml:space="preserve">)</w:t>
        </w:r>
      </w:ins>
      <w:ins w:author="Vanessa Cristina Viebrantz" w:date="2018-12-09T04:37:38.4047224" w:id="1271674527">
        <w:r w:rsidRPr="1FA0F76D" w:rsidR="7FCCA806">
          <w:rPr>
            <w:lang w:val="pt-BR"/>
            <w:rPrChange w:author="Vanessa Cristina Viebrantz" w:date="2018-12-09T04:31:03.9321063" w:id="518509502">
              <w:rPr/>
            </w:rPrChange>
          </w:rPr>
          <w:t xml:space="preserve"> e </w:t>
        </w:r>
      </w:ins>
      <w:ins w:author="Vanessa Cristina Viebrantz" w:date="2018-12-09T04:38:08.4631556" w:id="740418170">
        <w:r w:rsidRPr="1FA0F76D" w:rsidR="26A7F436">
          <w:rPr>
            <w:lang w:val="pt-BR"/>
            <w:rPrChange w:author="Vanessa Cristina Viebrantz" w:date="2018-12-09T04:31:03.9321063" w:id="1149577679">
              <w:rPr/>
            </w:rPrChange>
          </w:rPr>
          <w:t xml:space="preserve">4 crianças</w:t>
        </w:r>
      </w:ins>
      <w:ins w:author="Vanessa Cristina Viebrantz" w:date="2018-12-09T04:40:10.0837426" w:id="62874699">
        <w:r w:rsidRPr="1FA0F76D" w:rsidR="06A346A7">
          <w:rPr>
            <w:lang w:val="pt-BR"/>
            <w:rPrChange w:author="Vanessa Cristina Viebrantz" w:date="2018-12-09T04:31:03.9321063" w:id="642660827">
              <w:rPr/>
            </w:rPrChange>
          </w:rPr>
          <w:t xml:space="preserve"> no Palavras </w:t>
        </w:r>
        <w:r w:rsidRPr="1FA0F76D" w:rsidR="180EB04C">
          <w:rPr>
            <w:lang w:val="pt-BR"/>
            <w:rPrChange w:author="Vanessa Cristina Viebrantz" w:date="2018-12-09T04:31:03.9321063" w:id="331292532">
              <w:rPr/>
            </w:rPrChange>
          </w:rPr>
          <w:t xml:space="preserve">Cr</w:t>
        </w:r>
      </w:ins>
    </w:p>
    <w:p w:rsidR="1FA0F76D" w:rsidDel="5090A00A" w:rsidP="1FA0F76D" w:rsidRDefault="1FA0F76D" w14:paraId="1135A23B" w14:textId="630D2FEA">
      <w:pPr>
        <w:pStyle w:val="Corpodetexto"/>
        <w:bidi w:val="0"/>
        <w:spacing w:before="0" w:beforeAutospacing="off" w:after="0" w:afterAutospacing="off" w:line="360" w:lineRule="auto"/>
        <w:ind w:left="0" w:right="0" w:firstLine="567"/>
        <w:jc w:val="both"/>
        <w:rPr>
          <w:del w:author="Vanessa Cristina Viebrantz" w:date="2018-12-09T04:31:34.4312479" w:id="268208787"/>
          <w:lang w:val="pt-BR"/>
          <w:rPrChange w:author="Vanessa Cristina Viebrantz" w:date="2018-12-09T04:31:03.9321063" w:id="494229565">
            <w:rPr/>
          </w:rPrChange>
        </w:rPr>
        <w:pPrChange w:author="Vanessa Cristina Viebrantz" w:date="2018-12-09T04:31:03.9321063" w:id="1004841692">
          <w:pPr/>
        </w:pPrChange>
      </w:pPr>
    </w:p>
    <w:p w:rsidR="5090A00A" w:rsidDel="39C9A8D1" w:rsidP="32EC9A1F" w:rsidRDefault="5090A00A" w14:paraId="69308113" w14:textId="4A97DDFD">
      <w:pPr>
        <w:pStyle w:val="Corpodetexto"/>
        <w:spacing w:before="0" w:beforeAutospacing="off" w:after="0" w:afterAutospacing="off" w:line="360" w:lineRule="auto"/>
        <w:ind w:left="0" w:right="0" w:firstLine="567"/>
        <w:jc w:val="both"/>
        <w:rPr>
          <w:del w:author="Vanessa Cristina Viebrantz" w:date="2018-12-09T04:33:05.5066742" w:id="1469038435"/>
          <w:lang w:val="pt-BR"/>
          <w:rPrChange w:author="Vanessa Cristina Viebrantz" w:date="2018-12-09T04:32:35.0988864" w:id="936288516">
            <w:rPr/>
          </w:rPrChange>
        </w:rPr>
        <w:pPrChange w:author="Vanessa Cristina Viebrantz" w:date="2018-12-09T04:32:35.0988864" w:id="1416131854">
          <w:pPr/>
        </w:pPrChange>
      </w:pPr>
    </w:p>
    <w:p w:rsidR="39C9A8D1" w:rsidDel="0678DD81" w:rsidP="39C9A8D1" w:rsidRDefault="39C9A8D1" w14:paraId="560D3BE8" w14:textId="5219743B">
      <w:pPr>
        <w:pStyle w:val="Corpodetexto"/>
        <w:bidi w:val="0"/>
        <w:spacing w:before="0" w:beforeAutospacing="off" w:after="0" w:afterAutospacing="off" w:line="360" w:lineRule="auto"/>
        <w:ind w:left="0" w:right="0" w:firstLine="567"/>
        <w:jc w:val="both"/>
        <w:rPr>
          <w:del w:author="Vanessa Cristina Viebrantz" w:date="2018-12-09T04:33:35.869355" w:id="953546895"/>
          <w:lang w:val="pt-BR"/>
          <w:rPrChange w:author="Vanessa Cristina Viebrantz" w:date="2018-12-09T04:33:05.5066742" w:id="578919897">
            <w:rPr/>
          </w:rPrChange>
        </w:rPr>
        <w:pPrChange w:author="Vanessa Cristina Viebrantz" w:date="2018-12-09T04:33:05.5066742" w:id="2134030930">
          <w:pPr/>
        </w:pPrChange>
      </w:pPr>
    </w:p>
    <w:p w:rsidR="0678DD81" w:rsidDel="2B0BBF18" w:rsidP="0678DD81" w:rsidRDefault="0678DD81" w14:paraId="04E3668A" w14:textId="6083E2E9">
      <w:pPr>
        <w:pStyle w:val="Corpodetexto"/>
        <w:spacing w:before="0" w:beforeAutospacing="off" w:after="0" w:afterAutospacing="off" w:line="360" w:lineRule="auto"/>
        <w:ind w:left="0" w:right="0" w:firstLine="567"/>
        <w:jc w:val="both"/>
        <w:rPr>
          <w:del w:author="Vanessa Cristina Viebrantz" w:date="2018-12-09T04:34:06.1820631" w:id="741850096"/>
          <w:lang w:val="pt-BR"/>
          <w:rPrChange w:author="Vanessa Cristina Viebrantz" w:date="2018-12-09T04:33:35.869355" w:id="1273726610">
            <w:rPr/>
          </w:rPrChange>
        </w:rPr>
        <w:pPrChange w:author="Vanessa Cristina Viebrantz" w:date="2018-12-09T04:33:35.869355" w:id="227336206">
          <w:pPr/>
        </w:pPrChange>
      </w:pPr>
    </w:p>
    <w:p w:rsidR="2B0BBF18" w:rsidDel="26A7F436" w:rsidP="7FCCA806" w:rsidRDefault="2B0BBF18" w14:paraId="51EF6886" w14:textId="01646AE7">
      <w:pPr>
        <w:pStyle w:val="Corpodetexto"/>
        <w:bidi w:val="0"/>
        <w:spacing w:before="0" w:beforeAutospacing="off" w:after="0" w:afterAutospacing="off" w:line="360" w:lineRule="auto"/>
        <w:ind w:left="0" w:right="0" w:firstLine="567"/>
        <w:jc w:val="both"/>
        <w:rPr>
          <w:del w:author="Vanessa Cristina Viebrantz" w:date="2018-12-09T04:38:08.4631556" w:id="2088078788"/>
          <w:lang w:val="pt-BR"/>
          <w:rPrChange w:author="Vanessa Cristina Viebrantz" w:date="2018-12-09T04:37:38.4047224" w:id="1100595660">
            <w:rPr/>
          </w:rPrChange>
        </w:rPr>
        <w:pPrChange w:author="Vanessa Cristina Viebrantz" w:date="2018-12-09T04:37:38.4047224" w:id="1138850819">
          <w:pPr/>
        </w:pPrChange>
      </w:pPr>
    </w:p>
    <w:p w:rsidR="26A7F436" w:rsidDel="06A346A7" w:rsidP="26A7F436" w:rsidRDefault="26A7F436" w14:paraId="3BC19061" w14:textId="13121906">
      <w:pPr>
        <w:pStyle w:val="Corpodetexto"/>
        <w:spacing w:before="0" w:beforeAutospacing="off" w:after="0" w:afterAutospacing="off" w:line="360" w:lineRule="auto"/>
        <w:ind w:left="0" w:right="0" w:firstLine="567"/>
        <w:jc w:val="both"/>
        <w:rPr>
          <w:del w:author="Vanessa Cristina Viebrantz" w:date="2018-12-09T04:38:39.0658989" w:id="1394083499"/>
          <w:lang w:val="pt-BR"/>
          <w:rPrChange w:author="Vanessa Cristina Viebrantz" w:date="2018-12-09T04:38:08.4631556" w:id="94781245">
            <w:rPr/>
          </w:rPrChange>
        </w:rPr>
        <w:pPrChange w:author="Vanessa Cristina Viebrantz" w:date="2018-12-09T04:38:08.4631556" w:id="715737000">
          <w:pPr/>
        </w:pPrChange>
      </w:pPr>
    </w:p>
    <w:p w:rsidR="06A346A7" w:rsidDel="79C6C082" w:rsidP="2F049C20" w:rsidRDefault="06A346A7" w14:paraId="4F497E35" w14:textId="229B7BFA">
      <w:pPr>
        <w:pStyle w:val="Corpodetexto"/>
        <w:bidi w:val="0"/>
        <w:spacing w:before="0" w:beforeAutospacing="off" w:after="0" w:afterAutospacing="off" w:line="360" w:lineRule="auto"/>
        <w:ind w:left="0" w:right="0" w:firstLine="567"/>
        <w:jc w:val="both"/>
        <w:rPr>
          <w:del w:author="Vanessa Cristina Viebrantz" w:date="2018-12-09T04:46:44.2453806" w:id="1969410740"/>
          <w:lang w:val="pt-BR"/>
          <w:rPrChange w:author="Vanessa Cristina Viebrantz" w:date="2018-12-09T04:45:43.5240097" w:id="2086208216">
            <w:rPr/>
          </w:rPrChange>
        </w:rPr>
        <w:pPrChange w:author="Vanessa Cristina Viebrantz" w:date="2018-12-09T04:45:43.5240097" w:id="568991204">
          <w:pPr/>
        </w:pPrChange>
      </w:pPr>
      <w:ins w:author="Vanessa Cristina Viebrantz" w:date="2018-12-09T04:40:40.3846929" w:id="1652465651">
        <w:r w:rsidRPr="478BFC0B" w:rsidR="478BFC0B">
          <w:rPr>
            <w:lang w:val="pt-BR"/>
            <w:rPrChange w:author="Vanessa Cristina Viebrantz" w:date="2018-12-09T04:40:40.3846929" w:id="841854117">
              <w:rPr/>
            </w:rPrChange>
          </w:rPr>
          <w:t xml:space="preserve">uzadas. </w:t>
        </w:r>
      </w:ins>
      <w:ins w:author="Vanessa Cristina Viebrantz" w:date="2018-12-09T04:43:12.128783" w:id="1579319936">
        <w:r w:rsidRPr="478BFC0B" w:rsidR="26837AB7">
          <w:rPr>
            <w:lang w:val="pt-BR"/>
            <w:rPrChange w:author="Vanessa Cristina Viebrantz" w:date="2018-12-09T04:40:40.3846929" w:id="1883506477">
              <w:rPr/>
            </w:rPrChange>
          </w:rPr>
          <w:t xml:space="preserve">Essas estações tinham a du</w:t>
        </w:r>
      </w:ins>
      <w:ins w:author="Vanessa Cristina Viebrantz" w:date="2018-12-09T04:43:42.3634086" w:id="1983489061">
        <w:r w:rsidRPr="478BFC0B" w:rsidR="52AF9AE1">
          <w:rPr>
            <w:lang w:val="pt-BR"/>
            <w:rPrChange w:author="Vanessa Cristina Viebrantz" w:date="2018-12-09T04:40:40.3846929" w:id="38875862">
              <w:rPr/>
            </w:rPrChange>
          </w:rPr>
          <w:t xml:space="preserve">ração de 30 minutos</w:t>
        </w:r>
      </w:ins>
      <w:ins w:author="Vanessa Cristina Viebrantz" w:date="2018-12-09T04:44:12.6757738" w:id="1429492791">
        <w:r w:rsidRPr="478BFC0B" w:rsidR="118F7262">
          <w:rPr>
            <w:lang w:val="pt-BR"/>
            <w:rPrChange w:author="Vanessa Cristina Viebrantz" w:date="2018-12-09T04:40:40.3846929" w:id="1705445239">
              <w:rPr/>
            </w:rPrChange>
          </w:rPr>
          <w:t xml:space="preserve">, com 10 minutos para cada</w:t>
        </w:r>
      </w:ins>
      <w:ins w:author="Vanessa Cristina Viebrantz" w:date="2018-12-09T04:44:42.8712634" w:id="1461035917">
        <w:r w:rsidRPr="478BFC0B" w:rsidR="79BE0118">
          <w:rPr>
            <w:lang w:val="pt-BR"/>
            <w:rPrChange w:author="Vanessa Cristina Viebrantz" w:date="2018-12-09T04:40:40.3846929" w:id="1412949559">
              <w:rPr/>
            </w:rPrChange>
          </w:rPr>
          <w:t xml:space="preserve"> jogo </w:t>
        </w:r>
      </w:ins>
      <w:ins w:author="Vanessa Cristina Viebrantz" w:date="2018-12-09T04:55:50.183459" w:id="1977507306">
        <w:r w:rsidRPr="478BFC0B" w:rsidR="27828232">
          <w:rPr>
            <w:lang w:val="pt-BR"/>
            <w:rPrChange w:author="Vanessa Cristina Viebrantz" w:date="2018-12-09T04:40:40.3846929" w:id="1715495757">
              <w:rPr/>
            </w:rPrChange>
          </w:rPr>
          <w:t xml:space="preserve">sendo feita </w:t>
        </w:r>
      </w:ins>
      <w:ins w:author="Vanessa Cristina Viebrantz" w:date="2018-12-09T04:56:20.5326824" w:id="2077693684">
        <w:r w:rsidRPr="478BFC0B" w:rsidR="4C7BA271">
          <w:rPr>
            <w:lang w:val="pt-BR"/>
            <w:rPrChange w:author="Vanessa Cristina Viebrantz" w:date="2018-12-09T04:40:40.3846929" w:id="1238876928">
              <w:rPr/>
            </w:rPrChange>
          </w:rPr>
          <w:t xml:space="preserve">a </w:t>
        </w:r>
      </w:ins>
      <w:ins w:author="Vanessa Cristina Viebrantz" w:date="2018-12-09T04:55:50.183459" w:id="220780895">
        <w:r w:rsidRPr="478BFC0B" w:rsidR="79BE0118">
          <w:rPr>
            <w:lang w:val="pt-BR"/>
            <w:rPrChange w:author="Vanessa Cristina Viebrantz" w:date="2018-12-09T04:40:40.3846929" w:id="997748182">
              <w:rPr/>
            </w:rPrChange>
          </w:rPr>
          <w:t xml:space="preserve">rotação entre eles</w:t>
        </w:r>
      </w:ins>
      <w:ins w:author="Vanessa Cristina Viebrantz" w:date="2018-12-09T04:45:43.5240097" w:id="514566682">
        <w:r w:rsidRPr="478BFC0B" w:rsidR="2F049C20">
          <w:rPr>
            <w:lang w:val="pt-BR"/>
            <w:rPrChange w:author="Vanessa Cristina Viebrantz" w:date="2018-12-09T04:40:40.3846929" w:id="2070804293">
              <w:rPr/>
            </w:rPrChange>
          </w:rPr>
          <w:t xml:space="preserve">, logo após </w:t>
        </w:r>
        <w:r w:rsidRPr="478BFC0B" w:rsidR="2F049C20">
          <w:rPr>
            <w:lang w:val="pt-BR"/>
            <w:rPrChange w:author="Vanessa Cristina Viebrantz" w:date="2018-12-09T04:40:40.3846929" w:id="189576447">
              <w:rPr/>
            </w:rPrChange>
          </w:rPr>
          <w:t xml:space="preserve">er</w:t>
        </w:r>
      </w:ins>
      <w:ins w:author="Vanessa Cristina Viebrantz" w:date="2018-12-09T04:46:44.2453806" w:id="1079317501">
        <w:r w:rsidRPr="478BFC0B" w:rsidR="79C6C082">
          <w:rPr>
            <w:lang w:val="pt-BR"/>
            <w:rPrChange w:author="Vanessa Cristina Viebrantz" w:date="2018-12-09T04:40:40.3846929" w:id="1429254960">
              <w:rPr/>
            </w:rPrChange>
          </w:rPr>
          <w:t xml:space="preserve">a feita a troca com o grupo que estava n</w:t>
        </w:r>
      </w:ins>
    </w:p>
    <w:p w:rsidR="79C6C082" w:rsidDel="00438BCD" w:rsidP="79C6C082" w:rsidRDefault="79C6C082" w14:paraId="56CE60D7" w14:textId="69C67B49">
      <w:pPr>
        <w:pStyle w:val="Corpodetexto"/>
        <w:spacing w:before="0" w:beforeAutospacing="off" w:after="0" w:afterAutospacing="off" w:line="360" w:lineRule="auto"/>
        <w:ind w:left="0" w:right="0" w:firstLine="567"/>
        <w:jc w:val="both"/>
        <w:rPr>
          <w:del w:author="Vanessa Cristina Viebrantz" w:date="2018-12-09T04:47:14.3064689" w:id="603296034"/>
          <w:lang w:val="pt-BR"/>
          <w:rPrChange w:author="Vanessa Cristina Viebrantz" w:date="2018-12-09T04:46:44.2453806" w:id="1382986950">
            <w:rPr/>
          </w:rPrChange>
        </w:rPr>
        <w:pPrChange w:author="Vanessa Cristina Viebrantz" w:date="2018-12-09T04:46:44.2453806" w:id="1273814174">
          <w:pPr/>
        </w:pPrChange>
      </w:pPr>
      <w:ins w:author="Vanessa Cristina Viebrantz" w:date="2018-12-09T04:47:14.3064689" w:id="480505136">
        <w:r w:rsidRPr="00438BCD" w:rsidR="00438BCD">
          <w:rPr>
            <w:lang w:val="pt-BR"/>
            <w:rPrChange w:author="Vanessa Cristina Viebrantz" w:date="2018-12-09T04:47:14.3064689" w:id="1027471689">
              <w:rPr/>
            </w:rPrChange>
          </w:rPr>
          <w:t>o Adivinha Bicho.</w:t>
        </w:r>
      </w:ins>
      <w:ins w:author="Vanessa Cristina Viebrantz" w:date="2018-12-09T04:56:50.6731838" w:id="1847039400">
        <w:r w:rsidRPr="00438BCD" w:rsidR="6B2B4C01">
          <w:rPr>
            <w:lang w:val="pt-BR"/>
            <w:rPrChange w:author="Vanessa Cristina Viebrantz" w:date="2018-12-09T04:47:14.3064689" w:id="667724221">
              <w:rPr/>
            </w:rPrChange>
          </w:rPr>
          <w:t xml:space="preserve"> </w:t>
        </w:r>
      </w:ins>
    </w:p>
    <w:p w:rsidR="00438BCD" w:rsidP="678BA8A9" w:rsidRDefault="00438BCD" w14:paraId="61303D2F" w14:textId="3CF6DF37" w14:noSpellErr="1">
      <w:pPr>
        <w:pStyle w:val="Corpodetexto"/>
        <w:bidi w:val="0"/>
        <w:spacing w:before="0" w:beforeAutospacing="off" w:after="0" w:afterAutospacing="off" w:line="360" w:lineRule="auto"/>
        <w:ind w:left="0" w:right="0" w:firstLine="567"/>
        <w:jc w:val="both"/>
        <w:rPr>
          <w:lang w:val="pt-BR"/>
          <w:rPrChange w:author="Leticia de Carvalho" w:date="2018-12-10T05:22:04.0584871" w:id="1063133847">
            <w:rPr/>
          </w:rPrChange>
        </w:rPr>
        <w:pPrChange w:author="Leticia de Carvalho" w:date="2018-12-10T05:22:04.0584871" w:id="191705596">
          <w:pPr/>
        </w:pPrChange>
      </w:pPr>
    </w:p>
    <w:p w:rsidR="6B2B4C01" w:rsidP="3C542DA5" w:rsidRDefault="6B2B4C01" w14:paraId="7BD1078E" w14:textId="5F7110A3" w14:noSpellErr="1">
      <w:pPr>
        <w:pStyle w:val="Corpodetexto"/>
        <w:bidi w:val="0"/>
        <w:spacing w:before="0" w:beforeAutospacing="off" w:after="0" w:afterAutospacing="off" w:line="360" w:lineRule="auto"/>
        <w:ind w:left="0" w:right="0" w:firstLine="567"/>
        <w:jc w:val="both"/>
        <w:rPr>
          <w:lang w:val="pt-BR"/>
          <w:rPrChange w:author="Leticia de Carvalho" w:date="2018-12-09T05:32:22.9944409" w:id="213488416">
            <w:rPr/>
          </w:rPrChange>
        </w:rPr>
        <w:pPrChange w:author="Leticia de Carvalho" w:date="2018-12-09T05:32:22.9944409" w:id="1163350909">
          <w:pPr/>
        </w:pPrChange>
      </w:pPr>
      <w:ins w:author="Vanessa Cristina Viebrantz" w:date="2018-12-09T04:57:20.86076" w:id="107925368">
        <w:r w:rsidRPr="20C1EED0" w:rsidR="20C1EED0">
          <w:rPr>
            <w:lang w:val="pt-BR"/>
            <w:rPrChange w:author="Vanessa Cristina Viebrantz" w:date="2018-12-09T04:57:20.86076" w:id="225950090">
              <w:rPr/>
            </w:rPrChange>
          </w:rPr>
          <w:t xml:space="preserve"> Todos os jogos eram realizados com a auton</w:t>
        </w:r>
      </w:ins>
      <w:ins w:author="Vanessa Cristina Viebrantz" w:date="2018-12-09T04:57:51.5961188" w:id="1087895588">
        <w:r w:rsidRPr="20C1EED0" w:rsidR="7D29A434">
          <w:rPr>
            <w:lang w:val="pt-BR"/>
            <w:rPrChange w:author="Vanessa Cristina Viebrantz" w:date="2018-12-09T04:57:20.86076" w:id="1449020411">
              <w:rPr/>
            </w:rPrChange>
          </w:rPr>
          <w:t xml:space="preserve">omia das crianças, </w:t>
        </w:r>
      </w:ins>
      <w:ins w:author="Vanessa Cristina Viebrantz" w:date="2018-12-09T04:59:52.586531" w:id="629896473">
        <w:r w:rsidRPr="20C1EED0" w:rsidR="444B4649">
          <w:rPr>
            <w:lang w:val="pt-BR"/>
            <w:rPrChange w:author="Vanessa Cristina Viebrantz" w:date="2018-12-09T04:57:20.86076" w:id="489278251">
              <w:rPr/>
            </w:rPrChange>
          </w:rPr>
          <w:t xml:space="preserve">os idealizadores estavam para auxiliar na</w:t>
        </w:r>
        <w:r w:rsidRPr="20C1EED0" w:rsidR="35C76989">
          <w:rPr>
            <w:lang w:val="pt-BR"/>
            <w:rPrChange w:author="Vanessa Cristina Viebrantz" w:date="2018-12-09T04:57:20.86076" w:id="1023246131">
              <w:rPr/>
            </w:rPrChange>
          </w:rPr>
          <w:t xml:space="preserve">s dúvidas que houvessem durante a rotação</w:t>
        </w:r>
      </w:ins>
      <w:ins w:author="Vanessa Cristina Viebrantz" w:date="2018-12-09T05:01:30.6585718" w:id="200588937">
        <w:r w:rsidRPr="20C1EED0" w:rsidR="6AEAD1EB">
          <w:rPr>
            <w:lang w:val="pt-BR"/>
            <w:rPrChange w:author="Vanessa Cristina Viebrantz" w:date="2018-12-09T04:57:20.86076" w:id="608120342">
              <w:rPr/>
            </w:rPrChange>
          </w:rPr>
          <w:t xml:space="preserve">. </w:t>
        </w:r>
      </w:ins>
      <w:ins w:author="Vanessa Cristina Viebrantz" w:date="2018-12-09T04:59:22.2511531" w:id="519860549">
        <w:r w:rsidRPr="20C1EED0" w:rsidR="37748471">
          <w:rPr>
            <w:lang w:val="pt-BR"/>
            <w:rPrChange w:author="Vanessa Cristina Viebrantz" w:date="2018-12-09T04:57:20.86076" w:id="2065089003">
              <w:rPr/>
            </w:rPrChange>
          </w:rPr>
          <w:t xml:space="preserve"> </w:t>
        </w:r>
      </w:ins>
      <w:ins w:author="Vanessa Cristina Viebrantz" w:date="2018-12-09T04:56:50.6731838" w:id="1017974273">
        <w:r w:rsidRPr="6B2B4C01" w:rsidR="6B2B4C01">
          <w:rPr>
            <w:lang w:val="pt-BR"/>
            <w:rPrChange w:author="Vanessa Cristina Viebrantz" w:date="2018-12-09T04:56:50.6731838" w:id="942009683">
              <w:rPr/>
            </w:rPrChange>
          </w:rPr>
          <w:t/>
        </w:r>
      </w:ins>
    </w:p>
    <w:p w:rsidR="3C542DA5" w:rsidP="00037B9D" w:rsidRDefault="3C542DA5" w14:paraId="3F9FDBCC" w14:textId="4A0C6D19">
      <w:pPr>
        <w:pStyle w:val="Corpodetexto"/>
        <w:spacing w:before="0" w:beforeAutospacing="off" w:after="0" w:afterAutospacing="off" w:line="360" w:lineRule="auto"/>
        <w:ind w:left="0" w:right="0" w:firstLine="567"/>
        <w:jc w:val="both"/>
        <w:rPr>
          <w:b w:val="1"/>
          <w:bCs w:val="1"/>
          <w:lang w:val="pt-BR"/>
          <w:rPrChange w:author="Gislene Cristina Ehlert" w:date="2018-12-09T12:53:20.6776469" w:id="1345542338">
            <w:rPr/>
          </w:rPrChange>
        </w:rPr>
        <w:pPrChange w:author="Gislene Cristina Ehlert" w:date="2018-12-09T12:53:20.6776469" w:id="338661091">
          <w:pPr/>
        </w:pPrChange>
      </w:pPr>
    </w:p>
    <w:p w:rsidR="478BFC0B" w:rsidDel="52AF9AE1" w:rsidP="26837AB7" w:rsidRDefault="478BFC0B" w14:paraId="30092595" w14:textId="491ABA6D">
      <w:pPr>
        <w:pStyle w:val="Corpodetexto"/>
        <w:spacing w:before="0" w:beforeAutospacing="off" w:after="0" w:afterAutospacing="off" w:line="360" w:lineRule="auto"/>
        <w:ind w:left="0" w:right="0" w:firstLine="567"/>
        <w:jc w:val="both"/>
        <w:rPr>
          <w:del w:author="Vanessa Cristina Viebrantz" w:date="2018-12-09T04:43:42.3634086" w:id="1136395314"/>
          <w:lang w:val="pt-BR"/>
          <w:rPrChange w:author="Vanessa Cristina Viebrantz" w:date="2018-12-09T04:43:12.128783" w:id="1089669870">
            <w:rPr/>
          </w:rPrChange>
        </w:rPr>
        <w:pPrChange w:author="Vanessa Cristina Viebrantz" w:date="2018-12-09T04:43:12.128783" w:id="87891952">
          <w:pPr/>
        </w:pPrChange>
      </w:pPr>
    </w:p>
    <w:p w:rsidR="52AF9AE1" w:rsidDel="79BE0118" w:rsidP="118F7262" w:rsidRDefault="52AF9AE1" w14:paraId="3555911C" w14:textId="768B7C1A">
      <w:pPr>
        <w:pStyle w:val="Corpodetexto"/>
        <w:bidi w:val="0"/>
        <w:spacing w:before="0" w:beforeAutospacing="off" w:after="0" w:afterAutospacing="off" w:line="360" w:lineRule="auto"/>
        <w:ind w:left="0" w:right="0" w:firstLine="567"/>
        <w:jc w:val="both"/>
        <w:rPr>
          <w:del w:author="Vanessa Cristina Viebrantz" w:date="2018-12-09T04:44:42.8712634" w:id="1012166658"/>
          <w:lang w:val="pt-BR"/>
          <w:rPrChange w:author="Vanessa Cristina Viebrantz" w:date="2018-12-09T04:44:12.6757738" w:id="1362646500">
            <w:rPr/>
          </w:rPrChange>
        </w:rPr>
        <w:pPrChange w:author="Vanessa Cristina Viebrantz" w:date="2018-12-09T04:44:12.6757738" w:id="492407794">
          <w:pPr/>
        </w:pPrChange>
      </w:pPr>
    </w:p>
    <w:p w:rsidR="79BE0118" w:rsidDel="444AF930" w:rsidP="79BE0118" w:rsidRDefault="79BE0118" w14:paraId="7004AA90" w14:textId="39BAECA2">
      <w:pPr>
        <w:pStyle w:val="Corpodetexto"/>
        <w:spacing w:before="0" w:beforeAutospacing="off" w:after="0" w:afterAutospacing="off" w:line="360" w:lineRule="auto"/>
        <w:ind w:left="0" w:right="0" w:firstLine="567"/>
        <w:jc w:val="both"/>
        <w:rPr>
          <w:del w:author="Vanessa Cristina Viebrantz" w:date="2018-12-09T04:45:13.1912981" w:id="1569067881"/>
          <w:lang w:val="pt-BR"/>
          <w:rPrChange w:author="Vanessa Cristina Viebrantz" w:date="2018-12-09T04:44:42.8712634" w:id="726965472">
            <w:rPr/>
          </w:rPrChange>
        </w:rPr>
        <w:pPrChange w:author="Vanessa Cristina Viebrantz" w:date="2018-12-09T04:44:42.8712634" w:id="1667859000">
          <w:pPr/>
        </w:pPrChange>
      </w:pPr>
    </w:p>
    <w:p w:rsidR="444AF930" w:rsidDel="2F049C20" w:rsidP="444AF930" w:rsidRDefault="444AF930" w14:paraId="0AD7707C" w14:textId="0FB3B831">
      <w:pPr>
        <w:pStyle w:val="Corpodetexto"/>
        <w:bidi w:val="0"/>
        <w:spacing w:before="0" w:beforeAutospacing="off" w:after="0" w:afterAutospacing="off" w:line="360" w:lineRule="auto"/>
        <w:ind w:left="0" w:right="0" w:firstLine="567"/>
        <w:jc w:val="both"/>
        <w:rPr>
          <w:del w:author="Vanessa Cristina Viebrantz" w:date="2018-12-09T04:45:43.5240097" w:id="523972604"/>
          <w:lang w:val="pt-BR"/>
          <w:rPrChange w:author="Vanessa Cristina Viebrantz" w:date="2018-12-09T04:45:13.1912981" w:id="1062823754">
            <w:rPr/>
          </w:rPrChange>
        </w:rPr>
        <w:pPrChange w:author="Vanessa Cristina Viebrantz" w:date="2018-12-09T04:45:13.1912981" w:id="1125356943">
          <w:pPr/>
        </w:pPrChange>
      </w:pPr>
    </w:p>
    <w:p w:rsidR="00D03AF6" w:rsidP="678BA8A9" w:rsidRDefault="00D03AF6" w14:paraId="7D7EFCAC" w14:textId="216102DE" w14:noSpellErr="1">
      <w:pPr>
        <w:pStyle w:val="Corpodetexto"/>
        <w:spacing w:before="0" w:beforeAutospacing="off" w:after="0" w:afterAutospacing="off" w:line="360" w:lineRule="auto"/>
        <w:ind w:left="0" w:right="0" w:firstLine="0"/>
        <w:jc w:val="both"/>
        <w:rPr>
          <w:b w:val="1"/>
          <w:bCs w:val="1"/>
          <w:lang w:val="pt-BR"/>
          <w:rPrChange w:author="Leticia de Carvalho" w:date="2018-12-10T05:22:04.0584871" w:id="899661455">
            <w:rPr/>
          </w:rPrChange>
        </w:rPr>
        <w:pPrChange w:author="Leticia de Carvalho" w:date="2018-12-10T05:22:04.0584871" w:id="1068482548">
          <w:pPr>
            <w:pStyle w:val="Ttulo1"/>
          </w:pPr>
        </w:pPrChange>
      </w:pPr>
      <w:ins w:author="Gislene Cristina Ehlert" w:date="2018-12-09T12:53:20.6776469" w:id="770860887">
        <w:r w:rsidRPr="00037B9D" w:rsidR="00037B9D">
          <w:rPr>
            <w:b w:val="1"/>
            <w:bCs w:val="1"/>
            <w:lang w:val="pt-BR"/>
            <w:rPrChange w:author="Gislene Cristina Ehlert" w:date="2018-12-09T12:53:20.6776469" w:id="33609112">
              <w:rPr>
                <w:lang w:val="pt-BR"/>
              </w:rPr>
            </w:rPrChange>
          </w:rPr>
          <w:t>8</w:t>
        </w:r>
      </w:ins>
      <w:ins w:author="Gislene Cristina Ehlert" w:date="2018-12-09T12:53:51.5326451" w:id="562113779">
        <w:r w:rsidRPr="00037B9D" w:rsidR="4AEBE863">
          <w:rPr>
            <w:b w:val="1"/>
            <w:bCs w:val="1"/>
            <w:lang w:val="pt-BR"/>
            <w:rPrChange w:author="Gislene Cristina Ehlert" w:date="2018-12-09T12:53:20.6776469" w:id="1860724055">
              <w:rPr>
                <w:lang w:val="pt-BR"/>
              </w:rPr>
            </w:rPrChange>
          </w:rPr>
          <w:t xml:space="preserve">   </w:t>
        </w:r>
      </w:ins>
      <w:ins w:author="Gislene Cristina Ehlert" w:date="2018-12-09T12:54:21.6071463" w:id="5488256">
        <w:r w:rsidRPr="00037B9D" w:rsidR="160ADCA2">
          <w:rPr>
            <w:b w:val="1"/>
            <w:bCs w:val="1"/>
            <w:lang w:val="pt-BR"/>
            <w:rPrChange w:author="Gislene Cristina Ehlert" w:date="2018-12-09T12:53:20.6776469" w:id="1338077364">
              <w:rPr>
                <w:lang w:val="pt-BR"/>
              </w:rPr>
            </w:rPrChange>
          </w:rPr>
          <w:t xml:space="preserve">  </w:t>
        </w:r>
      </w:ins>
      <w:r w:rsidRPr="00037B9D">
        <w:rPr>
          <w:b w:val="1"/>
          <w:bCs w:val="1"/>
          <w:lang w:val="pt-BR"/>
          <w:rPrChange w:author="Gislene Cristina Ehlert" w:date="2018-12-09T12:53:20.6776469" w:id="1823918133">
            <w:rPr>
              <w:lang w:val="pt-BR"/>
            </w:rPr>
          </w:rPrChange>
        </w:rPr>
        <w:t>RESULTADOS</w:t>
      </w:r>
    </w:p>
    <w:p w:rsidR="00D03AF6" w:rsidDel="00B55F1F" w:rsidP="3E9D5697" w:rsidRDefault="00D03AF6" w14:paraId="7C8FA187" w14:textId="36EBD239" w14:noSpellErr="1">
      <w:pPr>
        <w:pStyle w:val="Corpodetexto"/>
        <w:spacing w:before="0" w:beforeAutospacing="off" w:after="0" w:afterAutospacing="off" w:line="360" w:lineRule="auto"/>
        <w:ind w:left="0" w:right="0" w:firstLine="0"/>
        <w:jc w:val="both"/>
        <w:rPr>
          <w:del w:author="Leticia de Carvalho" w:date="2018-12-09T15:03:59.1088926" w:id="1855805327"/>
          <w:b w:val="1"/>
          <w:bCs w:val="1"/>
          <w:lang w:val="pt-BR"/>
          <w:rPrChange w:author="Vanessa Cristina Viebrantz" w:date="2018-12-09T14:52:07.1262464" w:id="1319060386">
            <w:rPr/>
          </w:rPrChange>
        </w:rPr>
        <w:pPrChange w:author="Vanessa Cristina Viebrantz" w:date="2018-12-09T14:52:07.1262464" w:id="1068482548">
          <w:pPr>
            <w:pStyle w:val="Ttulo1"/>
          </w:pPr>
        </w:pPrChange>
      </w:pPr>
      <w:ins w:author="Vanessa Cristina Viebrantz" w:date="2018-12-06T18:23:24.9247029" w:id="1904489976">
        <w:del w:author="Gislene Cristina Ehlert" w:date="2018-12-09T12:52:50.5922998" w:id="2072730276">
          <w:r w:rsidDel="286F8D4D" w:rsidR="37D92E41">
            <w:rPr>
              <w:lang w:val="pt-BR"/>
            </w:rPr>
            <w:delText>1</w:delText>
          </w:r>
        </w:del>
        <w:del w:author="Leticia de Carvalho" w:date="2018-12-09T05:31:52.7532775" w:id="544544524">
          <w:r w:rsidDel="4FC634C2" w:rsidR="37D92E41">
            <w:rPr>
              <w:lang w:val="pt-BR"/>
            </w:rPr>
            <w:delText>+6</w:delText>
          </w:r>
        </w:del>
      </w:ins>
    </w:p>
    <w:p w:rsidR="00D03AF6" w:rsidDel="00B55F1F" w:rsidP="00D03AF6" w:rsidRDefault="00D03AF6" w14:paraId="2D34A6A3" w14:textId="77777777" w14:noSpellErr="1">
      <w:pPr>
        <w:pStyle w:val="Corpodetexto"/>
        <w:rPr>
          <w:ins w:author="Leticia de Carvalho" w:date="2018-12-09T13:07:30.0425356" w:id="1042273718"/>
          <w:del w:author="Leticia de Carvalho" w:date="2018-12-09T15:03:59.1088926" w:id="1696303492"/>
          <w:lang w:val="pt-BR"/>
        </w:rPr>
      </w:pPr>
      <w:del w:author="Leticia de Carvalho" w:date="2018-12-09T15:03:59.1088926" w:id="553737661">
        <w:r w:rsidDel="00B55F1F">
          <w:rPr>
            <w:lang w:val="pt-BR"/>
          </w:rPr>
          <w:delText>[Avaliar os resultados da aplicação frente aos objetivos pretendidos]</w:delText>
        </w:r>
      </w:del>
    </w:p>
    <w:p w:rsidR="00B55F1F" w:rsidP="00B55F1F" w:rsidRDefault="00B55F1F" w14:noSpellErr="1" w14:paraId="4AE9C48E">
      <w:pPr>
        <w:pStyle w:val="Corpodetexto"/>
        <w:spacing w:before="0" w:beforeAutospacing="off" w:after="0" w:afterAutospacing="off" w:line="360" w:lineRule="auto"/>
        <w:ind w:left="0" w:right="0" w:firstLine="0"/>
        <w:jc w:val="both"/>
        <w:rPr>
          <w:b w:val="1"/>
          <w:bCs w:val="1"/>
          <w:lang w:val="pt-BR"/>
          <w:rPrChange w:author="Leticia de Carvalho" w:date="2018-12-09T15:03:59.1088926" w:id="2003550847">
            <w:rPr/>
          </w:rPrChange>
        </w:rPr>
        <w:pPrChange w:author="Leticia de Carvalho" w:date="2018-12-09T15:03:59.1088926" w:id="1346491928">
          <w:pPr/>
        </w:pPrChange>
      </w:pPr>
    </w:p>
    <w:p w:rsidR="2A5BB36D" w:rsidDel="5FB17E33" w:rsidP="23B4B12C" w:rsidRDefault="2A5BB36D" w14:paraId="2196FB03" w14:textId="1DDCC2C5">
      <w:pPr>
        <w:pStyle w:val="Corpodetexto"/>
        <w:rPr>
          <w:del w:author="Leticia de Carvalho" w:date="2018-12-09T15:33:18.2055419" w:id="1402226895"/>
          <w:lang w:val="pt-BR"/>
          <w:rPrChange w:author="Vanessa Cristina Viebrantz" w:date="2018-12-09T14:35:25.7980349" w:id="1823316697">
            <w:rPr/>
          </w:rPrChange>
        </w:rPr>
        <w:pPrChange w:author="Vanessa Cristina Viebrantz" w:date="2018-12-09T14:35:25.7980349" w:id="1088010661">
          <w:pPr/>
        </w:pPrChange>
      </w:pPr>
      <w:ins w:author="Gislene Cristina Ehlert" w:date="2018-12-09T13:22:40.0787545" w:id="731806225">
        <w:r w:rsidRPr="2A5BB36D" w:rsidR="190ECDFF">
          <w:rPr>
            <w:lang w:val="pt-BR"/>
            <w:rPrChange w:author="Leticia de Carvalho" w:date="2018-12-09T13:07:30.0425356" w:id="1397105836">
              <w:rPr/>
            </w:rPrChange>
          </w:rPr>
          <w:t xml:space="preserve">Nosso </w:t>
        </w:r>
        <w:r w:rsidRPr="2A5BB36D" w:rsidR="190ECDFF">
          <w:rPr>
            <w:lang w:val="pt-BR"/>
            <w:rPrChange w:author="Leticia de Carvalho" w:date="2018-12-09T13:07:30.0425356" w:id="514603969">
              <w:rPr/>
            </w:rPrChange>
          </w:rPr>
          <w:t>trab</w:t>
        </w:r>
        <w:r w:rsidRPr="2A5BB36D" w:rsidR="190ECDFF">
          <w:rPr>
            <w:lang w:val="pt-BR"/>
            <w:rPrChange w:author="Leticia de Carvalho" w:date="2018-12-09T13:07:30.0425356" w:id="830322977">
              <w:rPr/>
            </w:rPrChange>
          </w:rPr>
          <w:t xml:space="preserve">alho</w:t>
        </w:r>
      </w:ins>
      <w:ins w:author="Leticia de Carvalho" w:date="2018-12-09T13:27:12.9882859" w:id="712764082">
        <w:r w:rsidRPr="2A5BB36D" w:rsidR="41BF0F52">
          <w:rPr>
            <w:lang w:val="pt-BR"/>
            <w:rPrChange w:author="Leticia de Carvalho" w:date="2018-12-09T13:07:30.0425356" w:id="40619391">
              <w:rPr/>
            </w:rPrChange>
          </w:rPr>
          <w:t xml:space="preserve"> </w:t>
        </w:r>
        <w:del w:author="Vanessa Cristina Viebrantz" w:date="2018-12-09T16:12:14.0747457" w:id="351393550">
          <w:r w:rsidRPr="2A5BB36D" w:rsidDel="710869F9" w:rsidR="41BF0F52">
            <w:rPr>
              <w:lang w:val="pt-BR"/>
              <w:rPrChange w:author="Leticia de Carvalho" w:date="2018-12-09T13:07:30.0425356" w:id="869514491">
                <w:rPr/>
              </w:rPrChange>
            </w:rPr>
            <w:delText xml:space="preserve">que </w:delText>
          </w:r>
        </w:del>
      </w:ins>
      <w:ins w:author="Gislene Cristina Ehlert" w:date="2018-12-09T13:22:40.0787545" w:id="998155916">
        <w:del w:author="Leticia de Carvalho" w:date="2018-12-09T13:27:12.9882859" w:id="74038481">
          <w:r w:rsidRPr="2A5BB36D" w:rsidDel="41BF0F52" w:rsidR="190ECDFF">
            <w:rPr>
              <w:lang w:val="pt-BR"/>
              <w:rPrChange w:author="Leticia de Carvalho" w:date="2018-12-09T13:07:30.0425356" w:id="563886055">
                <w:rPr/>
              </w:rPrChange>
            </w:rPr>
            <w:delText xml:space="preserve"> </w:delText>
          </w:r>
        </w:del>
        <w:r w:rsidRPr="2A5BB36D" w:rsidR="190ECDFF">
          <w:rPr>
            <w:lang w:val="pt-BR"/>
            <w:rPrChange w:author="Leticia de Carvalho" w:date="2018-12-09T13:07:30.0425356" w:id="954957780">
              <w:rPr/>
            </w:rPrChange>
          </w:rPr>
          <w:t xml:space="preserve">teve como </w:t>
        </w:r>
        <w:r w:rsidRPr="2A5BB36D" w:rsidR="190ECDFF">
          <w:rPr>
            <w:lang w:val="pt-BR"/>
            <w:rPrChange w:author="Leticia de Carvalho" w:date="2018-12-09T13:07:30.0425356" w:id="276827090">
              <w:rPr/>
            </w:rPrChange>
          </w:rPr>
          <w:t xml:space="preserve">objetivo</w:t>
        </w:r>
      </w:ins>
      <w:ins w:author="Vanessa Cristina Viebrantz" w:date="2018-12-09T16:23:50.7042618" w:id="367199223">
        <w:r w:rsidRPr="2A5BB36D" w:rsidR="730429AB">
          <w:rPr>
            <w:lang w:val="pt-BR"/>
            <w:rPrChange w:author="Leticia de Carvalho" w:date="2018-12-09T13:07:30.0425356" w:id="1349176630">
              <w:rPr/>
            </w:rPrChange>
          </w:rPr>
          <w:t xml:space="preserve"> </w:t>
        </w:r>
      </w:ins>
      <w:ins w:author="Leticia de Carvalho" w:date="2018-12-09T13:23:10.3599665" w:id="1794073455">
        <w:del w:author="Vanessa Cristina Viebrantz" w:date="2018-12-09T16:12:14.0747457" w:id="863139586">
          <w:r w:rsidRPr="2A5BB36D" w:rsidDel="710869F9" w:rsidR="4D26AB3D">
            <w:rPr>
              <w:lang w:val="pt-BR"/>
              <w:rPrChange w:author="Leticia de Carvalho" w:date="2018-12-09T13:07:30.0425356" w:id="771563860">
                <w:rPr/>
              </w:rPrChange>
            </w:rPr>
            <w:delText xml:space="preserve">, </w:delText>
          </w:r>
        </w:del>
        <w:r w:rsidRPr="2A5BB36D" w:rsidR="4D26AB3D">
          <w:rPr>
            <w:lang w:val="pt-BR"/>
            <w:rPrChange w:author="Leticia de Carvalho" w:date="2018-12-09T13:07:30.0425356" w:id="1147894267">
              <w:rPr/>
            </w:rPrChange>
          </w:rPr>
          <w:t xml:space="preserve">d</w:t>
        </w:r>
        <w:r w:rsidRPr="4D26AB3D" w:rsidR="4D26AB3D">
          <w:rPr>
            <w:lang w:val="pt-BR"/>
            <w:rPrChange w:author="Leticia de Carvalho" w:date="2018-12-09T13:23:10.3599665" w:id="1649023285">
              <w:rPr/>
            </w:rPrChange>
          </w:rPr>
          <w:t xml:space="preserve">esenvolver</w:t>
        </w:r>
        <w:r w:rsidRPr="4D26AB3D" w:rsidR="4D26AB3D">
          <w:rPr>
            <w:lang w:val="pt-BR"/>
            <w:rPrChange w:author="Leticia de Carvalho" w:date="2018-12-09T13:23:10.3599665" w:id="653131564">
              <w:rPr/>
            </w:rPrChange>
          </w:rPr>
          <w:t xml:space="preserve"> habilidades de escrita a partir da interdisciplinaridade entre ciências, alfabetização e tecnologias, mais especificamente realidade aumentada</w:t>
        </w:r>
      </w:ins>
      <w:ins w:author="Leticia de Carvalho" w:date="2018-12-09T13:27:43.2761816" w:id="1303001909">
        <w:r w:rsidRPr="4D26AB3D" w:rsidR="5C46B782">
          <w:rPr>
            <w:lang w:val="pt-BR"/>
            <w:rPrChange w:author="Leticia de Carvalho" w:date="2018-12-09T13:23:10.3599665" w:id="106202259">
              <w:rPr/>
            </w:rPrChange>
          </w:rPr>
          <w:t xml:space="preserve">, nossa aplicação na Escola Básica M</w:t>
        </w:r>
      </w:ins>
      <w:ins w:author="Leticia de Carvalho" w:date="2018-12-09T13:24:11.0434971" w:id="1739760668">
        <w:r w:rsidRPr="4D26AB3D" w:rsidR="6049A831">
          <w:rPr>
            <w:lang w:val="pt-BR"/>
            <w:rPrChange w:author="Leticia de Carvalho" w:date="2018-12-09T13:23:10.3599665" w:id="255033151">
              <w:rPr/>
            </w:rPrChange>
          </w:rPr>
          <w:t xml:space="preserve">unicipal Felipe </w:t>
        </w:r>
        <w:r w:rsidRPr="6049A831" w:rsidR="6049A831">
          <w:rPr>
            <w:lang w:val="pt-BR"/>
            <w:rPrChange w:author="Leticia de Carvalho" w:date="2018-12-09T13:24:11.0434971" w:id="80001320">
              <w:rPr/>
            </w:rPrChange>
          </w:rPr>
          <w:t>Schmidt</w:t>
        </w:r>
      </w:ins>
      <w:ins w:author="Leticia de Carvalho" w:date="2018-12-09T13:24:41.3265016" w:id="1420528376">
        <w:r w:rsidRPr="6049A831" w:rsidR="47DABDAA">
          <w:rPr>
            <w:lang w:val="pt-BR"/>
            <w:rPrChange w:author="Leticia de Carvalho" w:date="2018-12-09T13:24:11.0434971" w:id="1998445838">
              <w:rPr/>
            </w:rPrChange>
          </w:rPr>
          <w:t xml:space="preserve"> com a turma de </w:t>
        </w:r>
      </w:ins>
      <w:ins w:author="Leticia de Carvalho" w:date="2018-12-09T13:27:43.2761816" w:id="1833564993">
        <w:r w:rsidRPr="6049A831" w:rsidR="6800F25D">
          <w:rPr>
            <w:lang w:val="pt-BR"/>
            <w:rPrChange w:author="Leticia de Carvalho" w:date="2018-12-09T13:24:11.0434971" w:id="1536037009">
              <w:rPr/>
            </w:rPrChange>
          </w:rPr>
          <w:t xml:space="preserve">3</w:t>
        </w:r>
      </w:ins>
      <w:ins w:author="Leticia de Carvalho" w:date="2018-12-09T13:24:41.3265016" w:id="2000666387">
        <w:r w:rsidRPr="6049A831" w:rsidR="47DABDAA">
          <w:rPr>
            <w:lang w:val="pt-BR"/>
            <w:rPrChange w:author="Leticia de Carvalho" w:date="2018-12-09T13:24:11.0434971" w:id="447065724">
              <w:rPr/>
            </w:rPrChange>
          </w:rPr>
          <w:t xml:space="preserve">ºano</w:t>
        </w:r>
      </w:ins>
      <w:ins w:author="Leticia de Carvalho" w:date="2018-12-09T13:33:16.8379445" w:id="276786873">
        <w:r w:rsidRPr="6049A831" w:rsidR="65470983">
          <w:rPr>
            <w:lang w:val="pt-BR"/>
            <w:rPrChange w:author="Leticia de Carvalho" w:date="2018-12-09T13:24:11.0434971" w:id="1450387047">
              <w:rPr/>
            </w:rPrChange>
          </w:rPr>
          <w:t xml:space="preserve"> </w:t>
        </w:r>
      </w:ins>
      <w:ins w:author="Leticia de Carvalho" w:date="2018-12-09T13:35:17.7168799" w:id="864113376">
        <w:r w:rsidRPr="6049A831" w:rsidR="53F3F17F">
          <w:rPr>
            <w:lang w:val="pt-BR"/>
            <w:rPrChange w:author="Leticia de Carvalho" w:date="2018-12-09T13:24:11.0434971" w:id="1870372559">
              <w:rPr/>
            </w:rPrChange>
          </w:rPr>
          <w:t xml:space="preserve">merecem alguns destaques</w:t>
        </w:r>
      </w:ins>
      <w:ins w:author="Leticia de Carvalho" w:date="2018-12-09T13:35:48.4898735" w:id="2044825415">
        <w:r w:rsidRPr="6049A831" w:rsidR="28F25E69">
          <w:rPr>
            <w:lang w:val="pt-BR"/>
            <w:rPrChange w:author="Leticia de Carvalho" w:date="2018-12-09T13:24:11.0434971" w:id="506741626">
              <w:rPr/>
            </w:rPrChange>
          </w:rPr>
          <w:t xml:space="preserve">. O primeiro </w:t>
        </w:r>
      </w:ins>
      <w:ins w:author="Leticia de Carvalho" w:date="2018-12-09T13:36:18.5058777" w:id="1246861691">
        <w:r w:rsidRPr="35D42B50" w:rsidR="35D42B50">
          <w:rPr>
            <w:lang w:val="pt-BR"/>
            <w:rPrChange w:author="Leticia de Carvalho" w:date="2018-12-09T13:36:18.5058777" w:id="1489583217">
              <w:rPr/>
            </w:rPrChange>
          </w:rPr>
          <w:t xml:space="preserve">é que conseguimos aplic</w:t>
        </w:r>
      </w:ins>
      <w:ins w:author="Vanessa Cristina Viebrantz" w:date="2018-12-09T14:35:25.7980349" w:id="869871650">
        <w:r w:rsidRPr="35D42B50" w:rsidR="23B4B12C">
          <w:rPr>
            <w:lang w:val="pt-BR"/>
            <w:rPrChange w:author="Leticia de Carvalho" w:date="2018-12-09T13:36:18.5058777" w:id="409163101">
              <w:rPr/>
            </w:rPrChange>
          </w:rPr>
          <w:t xml:space="preserve">á</w:t>
        </w:r>
      </w:ins>
      <w:ins w:author="Leticia de Carvalho" w:date="2018-12-09T13:36:18.5058777" w:id="1710710689">
        <w:del w:author="Vanessa Cristina Viebrantz" w:date="2018-12-09T14:35:25.7980349" w:id="94474432">
          <w:r w:rsidRPr="35D42B50" w:rsidDel="23B4B12C" w:rsidR="35D42B50">
            <w:rPr>
              <w:lang w:val="pt-BR"/>
              <w:rPrChange w:author="Leticia de Carvalho" w:date="2018-12-09T13:36:18.5058777" w:id="414097093">
                <w:rPr/>
              </w:rPrChange>
            </w:rPr>
            <w:delText xml:space="preserve">a</w:delText>
          </w:r>
        </w:del>
        <w:r w:rsidRPr="35D42B50" w:rsidR="35D42B50">
          <w:rPr>
            <w:lang w:val="pt-BR"/>
            <w:rPrChange w:author="Leticia de Carvalho" w:date="2018-12-09T13:36:18.5058777" w:id="615807064">
              <w:rPr/>
            </w:rPrChange>
          </w:rPr>
          <w:t xml:space="preserve">-lo </w:t>
        </w:r>
      </w:ins>
      <w:ins w:author="Leticia de Carvalho" w:date="2018-12-09T13:47:25.8286154" w:id="2140341090">
        <w:r w:rsidRPr="35D42B50" w:rsidR="0DD2050D">
          <w:rPr>
            <w:lang w:val="pt-BR"/>
            <w:rPrChange w:author="Leticia de Carvalho" w:date="2018-12-09T13:36:18.5058777" w:id="1700384915">
              <w:rPr/>
            </w:rPrChange>
          </w:rPr>
          <w:t xml:space="preserve">na</w:t>
        </w:r>
      </w:ins>
      <w:ins w:author="Leticia de Carvalho" w:date="2018-12-09T13:36:18.5058777" w:id="1328465398">
        <w:r w:rsidRPr="35D42B50" w:rsidR="35D42B50">
          <w:rPr>
            <w:lang w:val="pt-BR"/>
            <w:rPrChange w:author="Leticia de Carvalho" w:date="2018-12-09T13:36:18.5058777" w:id="1752251997">
              <w:rPr/>
            </w:rPrChange>
          </w:rPr>
          <w:t xml:space="preserve"> escola</w:t>
        </w:r>
      </w:ins>
      <w:ins w:author="Leticia de Carvalho" w:date="2018-12-09T13:36:18.5058777" w:id="713855914">
        <w:r w:rsidRPr="35D42B50" w:rsidR="35D42B50">
          <w:rPr>
            <w:lang w:val="pt-BR"/>
            <w:rPrChange w:author="Leticia de Carvalho" w:date="2018-12-09T13:36:18.5058777" w:id="583576698">
              <w:rPr/>
            </w:rPrChange>
          </w:rPr>
          <w:t xml:space="preserve"> e</w:t>
        </w:r>
      </w:ins>
      <w:ins w:author="Leticia de Carvalho" w:date="2018-12-09T13:42:53.2093189" w:id="1679393324">
        <w:r w:rsidRPr="35D42B50" w:rsidR="1705A812">
          <w:rPr>
            <w:lang w:val="pt-BR"/>
            <w:rPrChange w:author="Leticia de Carvalho" w:date="2018-12-09T13:36:18.5058777" w:id="861910920">
              <w:rPr/>
            </w:rPrChange>
          </w:rPr>
          <w:t xml:space="preserve">m</w:t>
        </w:r>
      </w:ins>
      <w:ins w:author="Leticia de Carvalho" w:date="2018-12-09T13:36:18.5058777" w:id="765478675">
        <w:r w:rsidRPr="35D42B50" w:rsidR="35D42B50">
          <w:rPr>
            <w:lang w:val="pt-BR"/>
            <w:rPrChange w:author="Leticia de Carvalho" w:date="2018-12-09T13:36:18.5058777" w:id="210339134">
              <w:rPr/>
            </w:rPrChange>
          </w:rPr>
          <w:t xml:space="preserve"> </w:t>
        </w:r>
      </w:ins>
      <w:ins w:author="Leticia de Carvalho" w:date="2018-12-09T13:47:56.1653671" w:id="1374741680">
        <w:r w:rsidRPr="35D42B50" w:rsidR="6A5F8C20">
          <w:rPr>
            <w:lang w:val="pt-BR"/>
            <w:rPrChange w:author="Leticia de Carvalho" w:date="2018-12-09T13:36:18.5058777" w:id="440464208">
              <w:rPr/>
            </w:rPrChange>
          </w:rPr>
          <w:t xml:space="preserve">que a</w:t>
        </w:r>
        <w:r w:rsidRPr="35D42B50" w:rsidR="35D42B50">
          <w:rPr>
            <w:lang w:val="pt-BR"/>
            <w:rPrChange w:author="Leticia de Carvalho" w:date="2018-12-09T13:36:18.5058777" w:id="849773273">
              <w:rPr/>
            </w:rPrChange>
          </w:rPr>
          <w:t xml:space="preserve"> </w:t>
        </w:r>
      </w:ins>
      <w:ins w:author="Leticia de Carvalho" w:date="2018-12-09T13:36:49.0977155" w:id="2094166604">
        <w:r w:rsidRPr="35D42B50" w:rsidR="4FB49FDC">
          <w:rPr>
            <w:lang w:val="pt-BR"/>
            <w:rPrChange w:author="Leticia de Carvalho" w:date="2018-12-09T13:36:18.5058777" w:id="1116002926">
              <w:rPr/>
            </w:rPrChange>
          </w:rPr>
          <w:t xml:space="preserve">turm</w:t>
        </w:r>
      </w:ins>
      <w:ins w:author="Leticia de Carvalho" w:date="2018-12-09T13:47:56.1653671" w:id="569803723">
        <w:r w:rsidRPr="4FB49FDC" w:rsidR="4FB49FDC">
          <w:rPr>
            <w:lang w:val="pt-BR"/>
            <w:rPrChange w:author="Leticia de Carvalho" w:date="2018-12-09T13:36:49.0977155" w:id="1121361146">
              <w:rPr/>
            </w:rPrChange>
          </w:rPr>
          <w:t>a desde o começo foi n</w:t>
        </w:r>
      </w:ins>
      <w:ins w:author="Leticia de Carvalho" w:date="2018-12-09T13:36:49.0977155" w:id="375971519">
        <w:r w:rsidRPr="4FB49FDC" w:rsidR="4FB49FDC">
          <w:rPr>
            <w:lang w:val="pt-BR"/>
            <w:rPrChange w:author="Leticia de Carvalho" w:date="2018-12-09T13:36:49.0977155" w:id="1438467817">
              <w:rPr/>
            </w:rPrChange>
          </w:rPr>
          <w:t>ossa</w:t>
        </w:r>
        <w:r w:rsidRPr="4FB49FDC" w:rsidR="4FB49FDC">
          <w:rPr>
            <w:lang w:val="pt-BR"/>
            <w:rPrChange w:author="Leticia de Carvalho" w:date="2018-12-09T13:36:49.0977155" w:id="1587452015">
              <w:rPr/>
            </w:rPrChange>
          </w:rPr>
          <w:t xml:space="preserve"> inspiração</w:t>
        </w:r>
      </w:ins>
      <w:ins w:author="Leticia de Carvalho" w:date="2018-12-09T13:37:19.2776512" w:id="705567282">
        <w:r w:rsidRPr="60AD5CD5" w:rsidR="60AD5CD5">
          <w:rPr>
            <w:lang w:val="pt-BR"/>
            <w:rPrChange w:author="Leticia de Carvalho" w:date="2018-12-09T13:37:19.2776512" w:id="468173253">
              <w:rPr/>
            </w:rPrChange>
          </w:rPr>
          <w:t xml:space="preserve"> para que o jogo </w:t>
        </w:r>
      </w:ins>
      <w:ins w:author="Leticia de Carvalho" w:date="2018-12-09T13:48:26.3289315" w:id="568151102">
        <w:r w:rsidRPr="60AD5CD5" w:rsidR="3A0B2B52">
          <w:rPr>
            <w:lang w:val="pt-BR"/>
            <w:rPrChange w:author="Leticia de Carvalho" w:date="2018-12-09T13:37:19.2776512" w:id="1607071942">
              <w:rPr/>
            </w:rPrChange>
          </w:rPr>
          <w:t xml:space="preserve">fosse criado</w:t>
        </w:r>
      </w:ins>
      <w:ins w:author="Leticia de Carvalho" w:date="2018-12-09T13:37:19.2776512" w:id="1929577782">
        <w:r w:rsidRPr="60AD5CD5" w:rsidR="60AD5CD5">
          <w:rPr>
            <w:lang w:val="pt-BR"/>
            <w:rPrChange w:author="Leticia de Carvalho" w:date="2018-12-09T13:37:19.2776512" w:id="1738351243">
              <w:rPr/>
            </w:rPrChange>
          </w:rPr>
          <w:t xml:space="preserve">. O </w:t>
        </w:r>
      </w:ins>
      <w:ins w:author="Leticia de Carvalho" w:date="2018-12-09T13:37:19.2776512" w:id="791403021">
        <w:r w:rsidRPr="60AD5CD5" w:rsidR="60AD5CD5">
          <w:rPr>
            <w:lang w:val="pt-BR"/>
            <w:rPrChange w:author="Leticia de Carvalho" w:date="2018-12-09T13:37:19.2776512" w:id="1110404878">
              <w:rPr/>
            </w:rPrChange>
          </w:rPr>
          <w:t>segun</w:t>
        </w:r>
      </w:ins>
      <w:ins w:author="Leticia de Carvalho" w:date="2018-12-09T13:37:49.7617711" w:id="1156234777">
        <w:r w:rsidRPr="60AD5CD5" w:rsidR="1787116A">
          <w:rPr>
            <w:lang w:val="pt-BR"/>
            <w:rPrChange w:author="Leticia de Carvalho" w:date="2018-12-09T13:37:19.2776512" w:id="251372382">
              <w:rPr/>
            </w:rPrChange>
          </w:rPr>
          <w:t>d</w:t>
        </w:r>
      </w:ins>
      <w:ins w:author="Leticia de Carvalho" w:date="2018-12-09T13:37:19.2776512" w:id="1990058026">
        <w:r w:rsidRPr="60AD5CD5" w:rsidR="60AD5CD5">
          <w:rPr>
            <w:lang w:val="pt-BR"/>
            <w:rPrChange w:author="Leticia de Carvalho" w:date="2018-12-09T13:37:19.2776512" w:id="1928306125">
              <w:rPr/>
            </w:rPrChange>
          </w:rPr>
          <w:t>o</w:t>
        </w:r>
      </w:ins>
      <w:ins w:author="Leticia de Carvalho" w:date="2018-12-09T13:37:19.2776512" w:id="879969938">
        <w:r w:rsidRPr="60AD5CD5" w:rsidR="60AD5CD5">
          <w:rPr>
            <w:lang w:val="pt-BR"/>
            <w:rPrChange w:author="Leticia de Carvalho" w:date="2018-12-09T13:37:19.2776512" w:id="1367897032">
              <w:rPr/>
            </w:rPrChange>
          </w:rPr>
          <w:t xml:space="preserve"> pont</w:t>
        </w:r>
      </w:ins>
      <w:ins w:author="Leticia de Carvalho" w:date="2018-12-09T13:38:50.3574949" w:id="1619384862">
        <w:r w:rsidRPr="60AD5CD5" w:rsidR="1787116A">
          <w:rPr>
            <w:lang w:val="pt-BR"/>
            <w:rPrChange w:author="Leticia de Carvalho" w:date="2018-12-09T13:37:19.2776512" w:id="314130432">
              <w:rPr/>
            </w:rPrChange>
          </w:rPr>
          <w:t xml:space="preserve">o é </w:t>
        </w:r>
      </w:ins>
      <w:ins w:author="Leticia de Carvalho" w:date="2018-12-09T13:40:21.1491069" w:id="1439656037">
        <w:r w:rsidRPr="60AD5CD5" w:rsidR="1D608281">
          <w:rPr>
            <w:lang w:val="pt-BR"/>
            <w:rPrChange w:author="Leticia de Carvalho" w:date="2018-12-09T13:37:19.2776512" w:id="1824635448">
              <w:rPr/>
            </w:rPrChange>
          </w:rPr>
          <w:t xml:space="preserve">o tamanho </w:t>
        </w:r>
      </w:ins>
      <w:ins w:author="Leticia de Carvalho" w:date="2018-12-09T13:41:22.1467971" w:id="891603194">
        <w:r w:rsidRPr="60AD5CD5" w:rsidR="6B4F3241">
          <w:rPr>
            <w:lang w:val="pt-BR"/>
            <w:rPrChange w:author="Leticia de Carvalho" w:date="2018-12-09T13:37:19.2776512" w:id="118054009">
              <w:rPr/>
            </w:rPrChange>
          </w:rPr>
          <w:t xml:space="preserve">aceit</w:t>
        </w:r>
      </w:ins>
      <w:ins w:author="Leticia de Carvalho" w:date="2018-12-09T13:41:52.4637507" w:id="372930860">
        <w:r w:rsidRPr="60AD5CD5" w:rsidR="565C9D84">
          <w:rPr>
            <w:lang w:val="pt-BR"/>
            <w:rPrChange w:author="Leticia de Carvalho" w:date="2018-12-09T13:37:19.2776512" w:id="1081209420">
              <w:rPr/>
            </w:rPrChange>
          </w:rPr>
          <w:t xml:space="preserve">á</w:t>
        </w:r>
      </w:ins>
      <w:ins w:author="Leticia de Carvalho" w:date="2018-12-09T13:41:22.1467971" w:id="1688129837">
        <w:r w:rsidRPr="60AD5CD5" w:rsidR="6B4F3241">
          <w:rPr>
            <w:lang w:val="pt-BR"/>
            <w:rPrChange w:author="Leticia de Carvalho" w:date="2018-12-09T13:37:19.2776512" w:id="347141392">
              <w:rPr/>
            </w:rPrChange>
          </w:rPr>
          <w:t xml:space="preserve">vel</w:t>
        </w:r>
        <w:r w:rsidRPr="60AD5CD5" w:rsidR="6B4F3241">
          <w:rPr>
            <w:lang w:val="pt-BR"/>
            <w:rPrChange w:author="Leticia de Carvalho" w:date="2018-12-09T13:37:19.2776512" w:id="1406914207">
              <w:rPr/>
            </w:rPrChange>
          </w:rPr>
          <w:t xml:space="preserve"> </w:t>
        </w:r>
      </w:ins>
      <w:ins w:author="Leticia de Carvalho" w:date="2018-12-09T13:41:52.4637507" w:id="1526168011">
        <w:r w:rsidRPr="60AD5CD5" w:rsidR="565C9D84">
          <w:rPr>
            <w:lang w:val="pt-BR"/>
            <w:rPrChange w:author="Leticia de Carvalho" w:date="2018-12-09T13:37:19.2776512" w:id="1710577952">
              <w:rPr/>
            </w:rPrChange>
          </w:rPr>
          <w:t xml:space="preserve">de </w:t>
        </w:r>
      </w:ins>
      <w:ins w:author="Leticia de Carvalho" w:date="2018-12-09T13:42:53.2093189" w:id="483620529">
        <w:r w:rsidRPr="60AD5CD5" w:rsidR="1705A812">
          <w:rPr>
            <w:lang w:val="pt-BR"/>
            <w:rPrChange w:author="Leticia de Carvalho" w:date="2018-12-09T13:37:19.2776512" w:id="358187657">
              <w:rPr/>
            </w:rPrChange>
          </w:rPr>
          <w:t xml:space="preserve">muitos conhecimentos que</w:t>
        </w:r>
      </w:ins>
      <w:ins w:author="Leticia de Carvalho" w:date="2018-12-09T13:43:23.5159031" w:id="902202690">
        <w:r w:rsidRPr="60AD5CD5" w:rsidR="43893DFB">
          <w:rPr>
            <w:lang w:val="pt-BR"/>
            <w:rPrChange w:author="Leticia de Carvalho" w:date="2018-12-09T13:37:19.2776512" w:id="1627706649">
              <w:rPr/>
            </w:rPrChange>
          </w:rPr>
          <w:t xml:space="preserve"> ao término desse nosso trabalho </w:t>
        </w:r>
      </w:ins>
      <w:ins w:author="Leticia de Carvalho" w:date="2018-12-09T13:44:24.0744762" w:id="1267835536">
        <w:r w:rsidRPr="60AD5CD5" w:rsidR="6104D519">
          <w:rPr>
            <w:lang w:val="pt-BR"/>
            <w:rPrChange w:author="Leticia de Carvalho" w:date="2018-12-09T13:37:19.2776512" w:id="311748689">
              <w:rPr/>
            </w:rPrChange>
          </w:rPr>
          <w:t xml:space="preserve">e da aplicação</w:t>
        </w:r>
      </w:ins>
      <w:ins w:author="Leticia de Carvalho" w:date="2018-12-09T13:48:26.3289315" w:id="655619598">
        <w:r w:rsidRPr="60AD5CD5" w:rsidR="3A0B2B52">
          <w:rPr>
            <w:lang w:val="pt-BR"/>
            <w:rPrChange w:author="Leticia de Carvalho" w:date="2018-12-09T13:37:19.2776512" w:id="397042209">
              <w:rPr/>
            </w:rPrChange>
          </w:rPr>
          <w:t xml:space="preserve">,</w:t>
        </w:r>
      </w:ins>
      <w:ins w:author="Leticia de Carvalho" w:date="2018-12-09T13:44:24.0744762" w:id="205593726">
        <w:r w:rsidRPr="60AD5CD5" w:rsidR="6104D519">
          <w:rPr>
            <w:lang w:val="pt-BR"/>
            <w:rPrChange w:author="Leticia de Carvalho" w:date="2018-12-09T13:37:19.2776512" w:id="2056539231">
              <w:rPr/>
            </w:rPrChange>
          </w:rPr>
          <w:t xml:space="preserve"> </w:t>
        </w:r>
      </w:ins>
      <w:ins w:author="Leticia de Carvalho" w:date="2018-12-09T13:48:26.3289315" w:id="1572648296">
        <w:r w:rsidRPr="60AD5CD5" w:rsidR="3A0B2B52">
          <w:rPr>
            <w:lang w:val="pt-BR"/>
            <w:rPrChange w:author="Leticia de Carvalho" w:date="2018-12-09T13:37:19.2776512" w:id="989647406">
              <w:rPr/>
            </w:rPrChange>
          </w:rPr>
          <w:t xml:space="preserve">conseguimos </w:t>
        </w:r>
      </w:ins>
      <w:ins w:author="Leticia de Carvalho" w:date="2018-12-09T13:43:53.7597739" w:id="953982761">
        <w:r w:rsidRPr="60AD5CD5" w:rsidR="556CC0D1">
          <w:rPr>
            <w:lang w:val="pt-BR"/>
            <w:rPrChange w:author="Leticia de Carvalho" w:date="2018-12-09T13:37:19.2776512" w:id="256456570">
              <w:rPr/>
            </w:rPrChange>
          </w:rPr>
          <w:t xml:space="preserve">alcança</w:t>
        </w:r>
      </w:ins>
      <w:ins w:author="Leticia de Carvalho" w:date="2018-12-09T13:48:56.7669339" w:id="133103312">
        <w:r w:rsidRPr="60AD5CD5" w:rsidR="440A7B80">
          <w:rPr>
            <w:lang w:val="pt-BR"/>
            <w:rPrChange w:author="Leticia de Carvalho" w:date="2018-12-09T13:37:19.2776512" w:id="1812901244">
              <w:rPr/>
            </w:rPrChange>
          </w:rPr>
          <w:t xml:space="preserve">r</w:t>
        </w:r>
      </w:ins>
      <w:ins w:author="Leticia de Carvalho" w:date="2018-12-09T13:44:54.3946079" w:id="190494234">
        <w:r w:rsidRPr="60AD5CD5" w:rsidR="3937461D">
          <w:rPr>
            <w:lang w:val="pt-BR"/>
            <w:rPrChange w:author="Leticia de Carvalho" w:date="2018-12-09T13:37:19.2776512" w:id="437362692">
              <w:rPr/>
            </w:rPrChange>
          </w:rPr>
          <w:t xml:space="preserve">, além de </w:t>
        </w:r>
      </w:ins>
      <w:ins w:author="Leticia de Carvalho" w:date="2018-12-09T13:52:28.8737332" w:id="2142076473">
        <w:r w:rsidRPr="60AD5CD5" w:rsidR="58836117">
          <w:rPr>
            <w:lang w:val="pt-BR"/>
            <w:rPrChange w:author="Leticia de Carvalho" w:date="2018-12-09T13:37:19.2776512" w:id="2085932139">
              <w:rPr/>
            </w:rPrChange>
          </w:rPr>
          <w:t xml:space="preserve">tra</w:t>
        </w:r>
      </w:ins>
      <w:ins w:author="Leticia de Carvalho" w:date="2018-12-09T13:52:59.1195174" w:id="855453392">
        <w:r w:rsidRPr="60AD5CD5" w:rsidR="6A7789AA">
          <w:rPr>
            <w:lang w:val="pt-BR"/>
            <w:rPrChange w:author="Leticia de Carvalho" w:date="2018-12-09T13:37:19.2776512" w:id="531148558">
              <w:rPr/>
            </w:rPrChange>
          </w:rPr>
          <w:t xml:space="preserve">balhar </w:t>
        </w:r>
      </w:ins>
      <w:ins w:author="Leticia de Carvalho" w:date="2018-12-09T13:54:30.0947513" w:id="894894012">
        <w:r w:rsidRPr="60AD5CD5" w:rsidR="3E7E0E4C">
          <w:rPr>
            <w:lang w:val="pt-BR"/>
            <w:rPrChange w:author="Leticia de Carvalho" w:date="2018-12-09T13:37:19.2776512" w:id="1269706642">
              <w:rPr/>
            </w:rPrChange>
          </w:rPr>
          <w:t xml:space="preserve">a interdisciplinaridade. O terceiro ponto </w:t>
        </w:r>
      </w:ins>
      <w:ins w:author="Leticia de Carvalho" w:date="2018-12-09T13:55:00.4940328" w:id="1677226667">
        <w:r w:rsidRPr="60AD5CD5" w:rsidR="121849D9">
          <w:rPr>
            <w:lang w:val="pt-BR"/>
            <w:rPrChange w:author="Leticia de Carvalho" w:date="2018-12-09T13:37:19.2776512" w:id="50240534">
              <w:rPr/>
            </w:rPrChange>
          </w:rPr>
          <w:t xml:space="preserve">e </w:t>
        </w:r>
        <w:r w:rsidRPr="60AD5CD5" w:rsidR="121849D9">
          <w:rPr>
            <w:lang w:val="pt-BR"/>
            <w:rPrChange w:author="Leticia de Carvalho" w:date="2018-12-09T13:37:19.2776512" w:id="1926064544">
              <w:rPr/>
            </w:rPrChange>
          </w:rPr>
          <w:t xml:space="preserve">último</w:t>
        </w:r>
      </w:ins>
      <w:ins w:author="Leticia de Carvalho" w:date="2018-12-09T14:02:35.3895621" w:id="795062430">
        <w:r w:rsidRPr="60AD5CD5" w:rsidR="5C0716A7">
          <w:rPr>
            <w:lang w:val="pt-BR"/>
            <w:rPrChange w:author="Leticia de Carvalho" w:date="2018-12-09T13:37:19.2776512" w:id="936716566">
              <w:rPr/>
            </w:rPrChange>
          </w:rPr>
          <w:t xml:space="preserve">,</w:t>
        </w:r>
      </w:ins>
      <w:ins w:author="Leticia de Carvalho" w:date="2018-12-09T13:58:02.0891352" w:id="908234274">
        <w:r w:rsidRPr="60AD5CD5" w:rsidR="7E0A3317">
          <w:rPr>
            <w:lang w:val="pt-BR"/>
            <w:rPrChange w:author="Leticia de Carvalho" w:date="2018-12-09T13:37:19.2776512" w:id="141497958">
              <w:rPr/>
            </w:rPrChange>
          </w:rPr>
          <w:t xml:space="preserve"> e o mais impor</w:t>
        </w:r>
      </w:ins>
      <w:ins w:author="Leticia de Carvalho" w:date="2018-12-09T13:58:32.6265299" w:id="296109826">
        <w:r w:rsidRPr="365C691E" w:rsidR="365C691E">
          <w:rPr>
            <w:lang w:val="pt-BR"/>
            <w:rPrChange w:author="Leticia de Carvalho" w:date="2018-12-09T13:58:32.6265299" w:id="1810495954">
              <w:rPr/>
            </w:rPrChange>
          </w:rPr>
          <w:t>t</w:t>
        </w:r>
      </w:ins>
      <w:ins w:author="Leticia de Carvalho" w:date="2018-12-09T13:58:02.0891352" w:id="316272586">
        <w:r w:rsidRPr="60AD5CD5" w:rsidR="7E0A3317">
          <w:rPr>
            <w:lang w:val="pt-BR"/>
            <w:rPrChange w:author="Leticia de Carvalho" w:date="2018-12-09T13:37:19.2776512" w:id="1684023928">
              <w:rPr/>
            </w:rPrChange>
          </w:rPr>
          <w:t xml:space="preserve">ante,</w:t>
        </w:r>
      </w:ins>
      <w:ins w:author="Leticia de Carvalho" w:date="2018-12-09T13:55:00.4940328" w:id="296004341">
        <w:r w:rsidRPr="60AD5CD5" w:rsidR="121849D9">
          <w:rPr>
            <w:lang w:val="pt-BR"/>
            <w:rPrChange w:author="Leticia de Carvalho" w:date="2018-12-09T13:37:19.2776512" w:id="269090977">
              <w:rPr/>
            </w:rPrChange>
          </w:rPr>
          <w:t xml:space="preserve"> é </w:t>
        </w:r>
      </w:ins>
      <w:ins w:author="Leticia de Carvalho" w:date="2018-12-09T13:55:30.7220466" w:id="1040901510">
        <w:r w:rsidRPr="60AD5CD5" w:rsidR="59977B9F">
          <w:rPr>
            <w:lang w:val="pt-BR"/>
            <w:rPrChange w:author="Leticia de Carvalho" w:date="2018-12-09T13:37:19.2776512" w:id="2059452602">
              <w:rPr/>
            </w:rPrChange>
          </w:rPr>
          <w:t xml:space="preserve">chegar </w:t>
        </w:r>
      </w:ins>
      <w:ins w:author="Leticia de Carvalho" w:date="2018-12-09T13:56:01.0594252" w:id="461147116">
        <w:r w:rsidRPr="60AD5CD5" w:rsidR="3B4ECC54">
          <w:rPr>
            <w:lang w:val="pt-BR"/>
            <w:rPrChange w:author="Leticia de Carvalho" w:date="2018-12-09T13:37:19.2776512" w:id="831895581">
              <w:rPr/>
            </w:rPrChange>
          </w:rPr>
          <w:t xml:space="preserve">ao fin</w:t>
        </w:r>
      </w:ins>
      <w:ins w:author="Vanessa Cristina Viebrantz" w:date="2018-12-09T16:13:44.9818154" w:id="1247738184">
        <w:r w:rsidRPr="3B4ECC54" w:rsidR="3B4ECC54">
          <w:rPr>
            <w:lang w:val="pt-BR"/>
            <w:rPrChange w:author="Leticia de Carvalho" w:date="2018-12-09T13:56:01.0594252" w:id="1909407781">
              <w:rPr/>
            </w:rPrChange>
          </w:rPr>
          <w:t xml:space="preserve">al de tudo</w:t>
        </w:r>
      </w:ins>
      <w:ins w:author="Vanessa Cristina Viebrantz" w:date="2018-12-09T16:16:16.5541315" w:id="1745454677">
        <w:r w:rsidRPr="3B4ECC54" w:rsidR="0A6B6ECE">
          <w:rPr>
            <w:lang w:val="pt-BR"/>
            <w:rPrChange w:author="Leticia de Carvalho" w:date="2018-12-09T13:56:01.0594252" w:id="2129719818">
              <w:rPr/>
            </w:rPrChange>
          </w:rPr>
          <w:t xml:space="preserve">,</w:t>
        </w:r>
      </w:ins>
      <w:ins w:author="Vanessa Cristina Viebrantz" w:date="2018-12-09T16:14:15.1991642" w:id="17128768">
        <w:r w:rsidRPr="3B4ECC54" w:rsidR="2092F1C9">
          <w:rPr>
            <w:lang w:val="pt-BR"/>
            <w:rPrChange w:author="Leticia de Carvalho" w:date="2018-12-09T13:56:01.0594252" w:id="1728406753">
              <w:rPr/>
            </w:rPrChange>
          </w:rPr>
          <w:t xml:space="preserve"> </w:t>
        </w:r>
      </w:ins>
      <w:ins w:author="Leticia de Carvalho" w:date="2018-12-09T13:57:31.7844171" w:id="65683576">
        <w:del w:author="Vanessa Cristina Viebrantz" w:date="2018-12-09T16:13:44.9818154" w:id="1275173759">
          <w:r w:rsidRPr="3B4ECC54" w:rsidDel="15832D01" w:rsidR="3B4ECC54">
            <w:rPr>
              <w:lang w:val="pt-BR"/>
              <w:rPrChange w:author="Leticia de Carvalho" w:date="2018-12-09T13:56:01.0594252" w:id="963378592">
                <w:rPr/>
              </w:rPrChange>
            </w:rPr>
            <w:delText xml:space="preserve">al de tudo, olhar e </w:delText>
          </w:r>
        </w:del>
        <w:r w:rsidRPr="3B4ECC54" w:rsidR="3B4ECC54">
          <w:rPr>
            <w:lang w:val="pt-BR"/>
            <w:rPrChange w:author="Leticia de Carvalho" w:date="2018-12-09T13:56:01.0594252" w:id="1689209767">
              <w:rPr/>
            </w:rPrChange>
          </w:rPr>
          <w:t xml:space="preserve">ver </w:t>
        </w:r>
      </w:ins>
      <w:ins w:author="Leticia de Carvalho" w:date="2018-12-09T13:56:01.0594252" w:id="1383867751">
        <w:r w:rsidRPr="3B4ECC54" w:rsidR="3B4ECC54">
          <w:rPr>
            <w:lang w:val="pt-BR"/>
            <w:rPrChange w:author="Leticia de Carvalho" w:date="2018-12-09T13:56:01.0594252" w:id="251712637">
              <w:rPr/>
            </w:rPrChange>
          </w:rPr>
          <w:t>que conseguimos</w:t>
        </w:r>
        <w:r w:rsidRPr="3B4ECC54" w:rsidR="3B4ECC54">
          <w:rPr>
            <w:lang w:val="pt-BR"/>
            <w:rPrChange w:author="Leticia de Carvalho" w:date="2018-12-09T13:56:01.0594252" w:id="1197025295">
              <w:rPr/>
            </w:rPrChange>
          </w:rPr>
          <w:t xml:space="preserve"> atingir </w:t>
        </w:r>
      </w:ins>
      <w:ins w:author="Leticia de Carvalho" w:date="2018-12-09T13:56:31.3901482" w:id="1016563380">
        <w:r w:rsidRPr="5DEF03EE" w:rsidR="5DEF03EE">
          <w:rPr>
            <w:lang w:val="pt-BR"/>
            <w:rPrChange w:author="Leticia de Carvalho" w:date="2018-12-09T13:56:31.3901482" w:id="1032672221">
              <w:rPr/>
            </w:rPrChange>
          </w:rPr>
          <w:t>o nosso</w:t>
        </w:r>
        <w:r w:rsidRPr="5DEF03EE" w:rsidR="5DEF03EE">
          <w:rPr>
            <w:lang w:val="pt-BR"/>
            <w:rPrChange w:author="Leticia de Carvalho" w:date="2018-12-09T13:56:31.3901482" w:id="953042986">
              <w:rPr/>
            </w:rPrChange>
          </w:rPr>
          <w:t xml:space="preserve"> </w:t>
        </w:r>
        <w:r w:rsidRPr="5DEF03EE" w:rsidR="5DEF03EE">
          <w:rPr>
            <w:lang w:val="pt-BR"/>
            <w:rPrChange w:author="Leticia de Carvalho" w:date="2018-12-09T13:56:31.3901482" w:id="1879154152">
              <w:rPr/>
            </w:rPrChange>
          </w:rPr>
          <w:t>objetivo</w:t>
        </w:r>
      </w:ins>
      <w:ins w:author="Leticia de Carvalho" w:date="2018-12-09T13:57:01.711484" w:id="1615190042">
        <w:r w:rsidRPr="5DEF03EE" w:rsidR="0EAAE594">
          <w:rPr>
            <w:lang w:val="pt-BR"/>
            <w:rPrChange w:author="Leticia de Carvalho" w:date="2018-12-09T13:56:31.3901482" w:id="1520477511">
              <w:rPr/>
            </w:rPrChange>
          </w:rPr>
          <w:t xml:space="preserve"> com </w:t>
        </w:r>
      </w:ins>
      <w:ins w:author="Leticia de Carvalho" w:date="2018-12-09T13:57:31.7844171" w:id="304651968">
        <w:r w:rsidRPr="5DEF03EE" w:rsidR="62E621D3">
          <w:rPr>
            <w:lang w:val="pt-BR"/>
            <w:rPrChange w:author="Leticia de Carvalho" w:date="2018-12-09T13:56:31.3901482" w:id="230250141">
              <w:rPr/>
            </w:rPrChange>
          </w:rPr>
          <w:t xml:space="preserve">ê</w:t>
        </w:r>
      </w:ins>
      <w:ins w:author="Leticia de Carvalho" w:date="2018-12-09T13:57:01.711484" w:id="755166875">
        <w:r w:rsidRPr="5DEF03EE" w:rsidR="0EAAE594">
          <w:rPr>
            <w:lang w:val="pt-BR"/>
            <w:rPrChange w:author="Leticia de Carvalho" w:date="2018-12-09T13:56:31.3901482" w:id="4419045">
              <w:rPr/>
            </w:rPrChange>
          </w:rPr>
          <w:t xml:space="preserve">xito</w:t>
        </w:r>
      </w:ins>
      <w:ins w:author="Leticia de Carvalho" w:date="2018-12-09T14:03:36.0226333" w:id="1785611971">
        <w:r w:rsidRPr="5DEF03EE" w:rsidR="2D523CEC">
          <w:rPr>
            <w:lang w:val="pt-BR"/>
            <w:rPrChange w:author="Leticia de Carvalho" w:date="2018-12-09T13:56:31.3901482" w:id="1467791734">
              <w:rPr/>
            </w:rPrChange>
          </w:rPr>
          <w:t xml:space="preserve"> e</w:t>
        </w:r>
      </w:ins>
      <w:ins w:author="Vanessa Cristina Viebrantz" w:date="2018-12-09T16:14:15.1991642" w:id="386201538">
        <w:r w:rsidRPr="5DEF03EE" w:rsidR="2092F1C9">
          <w:rPr>
            <w:lang w:val="pt-BR"/>
            <w:rPrChange w:author="Leticia de Carvalho" w:date="2018-12-09T13:56:31.3901482" w:id="2126426894">
              <w:rPr/>
            </w:rPrChange>
          </w:rPr>
          <w:t xml:space="preserve"> nos senti</w:t>
        </w:r>
      </w:ins>
      <w:ins w:author="Vanessa Cristina Viebrantz" w:date="2018-12-09T16:16:16.5541315" w:id="1278322899">
        <w:r w:rsidRPr="5DEF03EE" w:rsidR="0A6B6ECE">
          <w:rPr>
            <w:lang w:val="pt-BR"/>
            <w:rPrChange w:author="Leticia de Carvalho" w:date="2018-12-09T13:56:31.3901482" w:id="536613649">
              <w:rPr/>
            </w:rPrChange>
          </w:rPr>
          <w:t xml:space="preserve">ndo</w:t>
        </w:r>
      </w:ins>
      <w:ins w:author="Leticia de Carvalho" w:date="2018-12-09T14:13:12.2687387" w:id="627114471">
        <w:r w:rsidRPr="5DEF03EE" w:rsidR="48DAFEC1">
          <w:rPr>
            <w:lang w:val="pt-BR"/>
            <w:rPrChange w:author="Leticia de Carvalho" w:date="2018-12-09T13:56:31.3901482" w:id="1058611852">
              <w:rPr/>
            </w:rPrChange>
          </w:rPr>
          <w:t xml:space="preserve"> </w:t>
        </w:r>
      </w:ins>
      <w:ins w:author="Leticia de Carvalho" w:date="2018-12-09T14:03:36.0226333" w:id="1078725654">
        <w:r w:rsidRPr="5DEF03EE" w:rsidR="2D523CEC">
          <w:rPr>
            <w:lang w:val="pt-BR"/>
            <w:rPrChange w:author="Leticia de Carvalho" w:date="2018-12-09T13:56:31.3901482" w:id="731954489">
              <w:rPr/>
            </w:rPrChange>
          </w:rPr>
          <w:t xml:space="preserve">realizad</w:t>
        </w:r>
      </w:ins>
      <w:ins w:author="Vanessa Cristina Viebrantz" w:date="2018-12-09T16:14:15.1991642" w:id="498364069">
        <w:r w:rsidRPr="5DEF03EE" w:rsidR="2092F1C9">
          <w:rPr>
            <w:lang w:val="pt-BR"/>
            <w:rPrChange w:author="Leticia de Carvalho" w:date="2018-12-09T13:56:31.3901482" w:id="1168736336">
              <w:rPr/>
            </w:rPrChange>
          </w:rPr>
          <w:t xml:space="preserve">o</w:t>
        </w:r>
      </w:ins>
      <w:ins w:author="Leticia de Carvalho" w:date="2018-12-09T14:03:36.0226333" w:id="2110050912">
        <w:del w:author="Vanessa Cristina Viebrantz" w:date="2018-12-09T16:14:15.1991642" w:id="1571190255">
          <w:r w:rsidRPr="5DEF03EE" w:rsidDel="2092F1C9" w:rsidR="2D523CEC">
            <w:rPr>
              <w:lang w:val="pt-BR"/>
              <w:rPrChange w:author="Leticia de Carvalho" w:date="2018-12-09T13:56:31.3901482" w:id="48891920">
                <w:rPr/>
              </w:rPrChange>
            </w:rPr>
            <w:delText xml:space="preserve">a</w:delText>
          </w:r>
        </w:del>
        <w:r w:rsidRPr="5DEF03EE" w:rsidR="2D523CEC">
          <w:rPr>
            <w:lang w:val="pt-BR"/>
            <w:rPrChange w:author="Leticia de Carvalho" w:date="2018-12-09T13:56:31.3901482" w:id="947309224">
              <w:rPr/>
            </w:rPrChange>
          </w:rPr>
          <w:t xml:space="preserve">s</w:t>
        </w:r>
      </w:ins>
      <w:ins w:author="Leticia de Carvalho" w:date="2018-12-09T13:57:31.7844171" w:id="440793978">
        <w:r w:rsidRPr="5DEF03EE" w:rsidR="62E621D3">
          <w:rPr>
            <w:lang w:val="pt-BR"/>
            <w:rPrChange w:author="Leticia de Carvalho" w:date="2018-12-09T13:56:31.3901482" w:id="946891023">
              <w:rPr/>
            </w:rPrChange>
          </w:rPr>
          <w:t xml:space="preserve">, pelas respostas das crianças,</w:t>
        </w:r>
      </w:ins>
      <w:ins w:author="Leticia de Carvalho" w:date="2018-12-09T14:13:42.595404" w:id="479897561">
        <w:r w:rsidRPr="5DEF03EE" w:rsidR="65BA6A90">
          <w:rPr>
            <w:lang w:val="pt-BR"/>
            <w:rPrChange w:author="Leticia de Carvalho" w:date="2018-12-09T13:56:31.3901482" w:id="1985084549">
              <w:rPr/>
            </w:rPrChange>
          </w:rPr>
          <w:t xml:space="preserve"> como</w:t>
        </w:r>
      </w:ins>
      <w:ins w:author="Vanessa Cristina Viebrantz" w:date="2018-12-09T16:16:16.5541315" w:id="1575267300">
        <w:r w:rsidRPr="5DEF03EE" w:rsidR="0A6B6ECE">
          <w:rPr>
            <w:lang w:val="pt-BR"/>
            <w:rPrChange w:author="Leticia de Carvalho" w:date="2018-12-09T13:56:31.3901482" w:id="1066862412">
              <w:rPr/>
            </w:rPrChange>
          </w:rPr>
          <w:t xml:space="preserve">:</w:t>
        </w:r>
      </w:ins>
      <w:ins w:author="Leticia de Carvalho" w:date="2018-12-09T14:13:42.595404" w:id="2088896930">
        <w:r w:rsidRPr="5DEF03EE" w:rsidR="65BA6A90">
          <w:rPr>
            <w:lang w:val="pt-BR"/>
            <w:rPrChange w:author="Leticia de Carvalho" w:date="2018-12-09T13:56:31.3901482" w:id="1734083819">
              <w:rPr/>
            </w:rPrChange>
          </w:rPr>
          <w:t xml:space="preserve"> </w:t>
        </w:r>
        <w:r w:rsidRPr="5DEF03EE" w:rsidR="65BA6A90">
          <w:rPr>
            <w:lang w:val="pt-BR"/>
            <w:rPrChange w:author="Leticia de Carvalho" w:date="2018-12-09T13:56:31.3901482" w:id="750858330">
              <w:rPr/>
            </w:rPrChange>
          </w:rPr>
          <w:t xml:space="preserve">“</w:t>
        </w:r>
        <w:proofErr w:type="spellStart"/>
        <w:r w:rsidRPr="5DEF03EE" w:rsidR="65BA6A90">
          <w:rPr>
            <w:lang w:val="pt-BR"/>
            <w:rPrChange w:author="Leticia de Carvalho" w:date="2018-12-09T13:56:31.3901482" w:id="1453637922">
              <w:rPr/>
            </w:rPrChange>
          </w:rPr>
          <w:t xml:space="preserve">Profª</w:t>
        </w:r>
        <w:proofErr w:type="spellEnd"/>
        <w:r w:rsidRPr="5DEF03EE" w:rsidR="65BA6A90">
          <w:rPr>
            <w:lang w:val="pt-BR"/>
            <w:rPrChange w:author="Leticia de Carvalho" w:date="2018-12-09T13:56:31.3901482" w:id="965640983">
              <w:rPr/>
            </w:rPrChange>
          </w:rPr>
          <w:t xml:space="preserve">, o jogo nos</w:t>
        </w:r>
        <w:r w:rsidRPr="5DEF03EE" w:rsidR="62E621D3">
          <w:rPr>
            <w:lang w:val="pt-BR"/>
            <w:rPrChange w:author="Leticia de Carvalho" w:date="2018-12-09T13:56:31.3901482" w:id="609979632">
              <w:rPr/>
            </w:rPrChange>
          </w:rPr>
          <w:t xml:space="preserve"> </w:t>
        </w:r>
      </w:ins>
      <w:ins w:author="Leticia de Carvalho" w:date="2018-12-09T14:14:12.8592178" w:id="191173112">
        <w:r w:rsidRPr="5DEF03EE" w:rsidR="10F31025">
          <w:rPr>
            <w:lang w:val="pt-BR"/>
            <w:rPrChange w:author="Leticia de Carvalho" w:date="2018-12-09T13:56:31.3901482" w:id="65352180">
              <w:rPr/>
            </w:rPrChange>
          </w:rPr>
          <w:t xml:space="preserve">ajudou</w:t>
        </w:r>
        <w:r w:rsidRPr="5DEF03EE" w:rsidR="62E621D3">
          <w:rPr>
            <w:lang w:val="pt-BR"/>
            <w:rPrChange w:author="Leticia de Carvalho" w:date="2018-12-09T13:56:31.3901482" w:id="1298713952">
              <w:rPr/>
            </w:rPrChange>
          </w:rPr>
          <w:t xml:space="preserve"> </w:t>
        </w:r>
        <w:r w:rsidRPr="10F31025" w:rsidR="10F31025">
          <w:rPr>
            <w:lang w:val="pt-BR"/>
            <w:rPrChange w:author="Leticia de Carvalho" w:date="2018-12-09T14:14:12.8592178" w:id="1456787198">
              <w:rPr/>
            </w:rPrChange>
          </w:rPr>
          <w:t xml:space="preserve">a conhecer um pouco mais sobre os animais e suas </w:t>
        </w:r>
        <w:r w:rsidRPr="10F31025" w:rsidR="10F31025">
          <w:rPr>
            <w:lang w:val="pt-BR"/>
            <w:rPrChange w:author="Leticia de Carvalho" w:date="2018-12-09T14:14:12.8592178" w:id="1772600613">
              <w:rPr/>
            </w:rPrChange>
          </w:rPr>
          <w:t>caracter</w:t>
        </w:r>
      </w:ins>
      <w:ins w:author="Leticia de Carvalho" w:date="2018-12-09T14:14:43.1579058" w:id="610029899">
        <w:r w:rsidRPr="10F31025" w:rsidR="7B1DB6DD">
          <w:rPr>
            <w:lang w:val="pt-BR"/>
            <w:rPrChange w:author="Leticia de Carvalho" w:date="2018-12-09T14:14:12.8592178" w:id="1991366305">
              <w:rPr/>
            </w:rPrChange>
          </w:rPr>
          <w:t>í</w:t>
        </w:r>
      </w:ins>
      <w:ins w:author="Leticia de Carvalho" w:date="2018-12-09T14:14:12.8592178" w:id="600419050">
        <w:r w:rsidRPr="10F31025" w:rsidR="10F31025">
          <w:rPr>
            <w:lang w:val="pt-BR"/>
            <w:rPrChange w:author="Leticia de Carvalho" w:date="2018-12-09T14:14:12.8592178" w:id="384624756">
              <w:rPr/>
            </w:rPrChange>
          </w:rPr>
          <w:t>sticas</w:t>
        </w:r>
      </w:ins>
      <w:ins w:author="Leticia de Carvalho" w:date="2018-12-09T14:15:13.1602135" w:id="530626829">
        <w:r w:rsidRPr="10F31025" w:rsidR="42C2B906">
          <w:rPr>
            <w:lang w:val="pt-BR"/>
            <w:rPrChange w:author="Leticia de Carvalho" w:date="2018-12-09T14:14:12.8592178" w:id="631860232">
              <w:rPr/>
            </w:rPrChange>
          </w:rPr>
          <w:t xml:space="preserve"> de um jeito mais diverti</w:t>
        </w:r>
      </w:ins>
      <w:ins w:author="Leticia de Carvalho" w:date="2018-12-09T14:15:43.7478408" w:id="873792650">
        <w:r w:rsidRPr="10F31025" w:rsidR="5E17845A">
          <w:rPr>
            <w:lang w:val="pt-BR"/>
            <w:rPrChange w:author="Leticia de Carvalho" w:date="2018-12-09T14:14:12.8592178" w:id="423636826">
              <w:rPr/>
            </w:rPrChange>
          </w:rPr>
          <w:t xml:space="preserve">do</w:t>
        </w:r>
      </w:ins>
      <w:ins w:author="Leticia de Carvalho" w:date="2018-12-09T14:15:13.1602135" w:id="318850773">
        <w:r w:rsidRPr="10F31025" w:rsidR="42C2B906">
          <w:rPr>
            <w:lang w:val="pt-BR"/>
            <w:rPrChange w:author="Leticia de Carvalho" w:date="2018-12-09T14:14:12.8592178" w:id="1209086051">
              <w:rPr/>
            </w:rPrChange>
          </w:rPr>
          <w:t>”</w:t>
        </w:r>
      </w:ins>
      <w:ins w:author="Leticia de Carvalho" w:date="2018-12-09T16:25:51.9436734" w:id="800598230">
        <w:r w:rsidRPr="10F31025" w:rsidR="7553B5A8">
          <w:rPr>
            <w:lang w:val="pt-BR"/>
            <w:rPrChange w:author="Leticia de Carvalho" w:date="2018-12-09T14:14:12.8592178" w:id="1917940093">
              <w:rPr/>
            </w:rPrChange>
          </w:rPr>
          <w:t>,</w:t>
        </w:r>
      </w:ins>
      <w:ins w:author="Leticia de Carvalho" w:date="2018-12-09T15:51:00.3440267" w:id="701325937">
        <w:r w:rsidRPr="10F31025" w:rsidR="04394A80">
          <w:rPr>
            <w:lang w:val="pt-BR"/>
            <w:rPrChange w:author="Leticia de Carvalho" w:date="2018-12-09T14:14:12.8592178" w:id="1298040749">
              <w:rPr/>
            </w:rPrChange>
          </w:rPr>
          <w:t xml:space="preserve"> “</w:t>
        </w:r>
      </w:ins>
      <w:ins w:author="Leticia de Carvalho" w:date="2018-12-09T15:55:02.9693134" w:id="1815385734">
        <w:r w:rsidRPr="10F31025" w:rsidR="61D81421">
          <w:rPr>
            <w:lang w:val="pt-BR"/>
            <w:rPrChange w:author="Leticia de Carvalho" w:date="2018-12-09T14:14:12.8592178" w:id="1366842931">
              <w:rPr/>
            </w:rPrChange>
          </w:rPr>
          <w:t xml:space="preserve">Peixe é com X não </w:t>
        </w:r>
      </w:ins>
      <w:ins w:author="Leticia de Carvalho" w:date="2018-12-09T15:55:33.0444002" w:id="1366397592">
        <w:r w:rsidRPr="10F31025" w:rsidR="38F77515">
          <w:rPr>
            <w:lang w:val="pt-BR"/>
            <w:rPrChange w:author="Leticia de Carvalho" w:date="2018-12-09T14:14:12.8592178" w:id="531407721">
              <w:rPr/>
            </w:rPrChange>
          </w:rPr>
          <w:t xml:space="preserve">com </w:t>
        </w:r>
      </w:ins>
      <w:ins w:author="Leticia de Carvalho" w:date="2018-12-09T15:55:02.9693134" w:id="1907543853">
        <w:r w:rsidRPr="10F31025" w:rsidR="61D81421">
          <w:rPr>
            <w:lang w:val="pt-BR"/>
            <w:rPrChange w:author="Leticia de Carvalho" w:date="2018-12-09T14:14:12.8592178" w:id="1425781437">
              <w:rPr/>
            </w:rPrChange>
          </w:rPr>
          <w:t xml:space="preserve">CH</w:t>
        </w:r>
      </w:ins>
      <w:ins w:author="Vanessa Cristina Viebrantz" w:date="2018-12-09T16:16:46.6829584" w:id="657574492">
        <w:r w:rsidRPr="10F31025" w:rsidR="38F77515">
          <w:rPr>
            <w:lang w:val="pt-BR"/>
            <w:rPrChange w:author="Leticia de Carvalho" w:date="2018-12-09T14:14:12.8592178" w:id="172136289">
              <w:rPr/>
            </w:rPrChange>
          </w:rPr>
          <w:t xml:space="preserve">” </w:t>
        </w:r>
      </w:ins>
      <w:ins w:author="Vanessa Cristina Viebrantz" w:date="2018-12-09T16:17:16.9741998" w:id="169289067">
        <w:r w:rsidRPr="10F31025" w:rsidR="3811584B">
          <w:rPr>
            <w:lang w:val="pt-BR"/>
            <w:rPrChange w:author="Leticia de Carvalho" w:date="2018-12-09T14:14:12.8592178" w:id="1987742805">
              <w:rPr/>
            </w:rPrChange>
          </w:rPr>
          <w:t xml:space="preserve">ou “as características </w:t>
        </w:r>
      </w:ins>
      <w:ins w:author="Vanessa Cristina Viebrantz" w:date="2018-12-09T16:17:47.0311097" w:id="1791941372">
        <w:r w:rsidRPr="10F31025" w:rsidR="7657FE18">
          <w:rPr>
            <w:lang w:val="pt-BR"/>
            <w:rPrChange w:author="Leticia de Carvalho" w:date="2018-12-09T14:14:12.8592178" w:id="1948077091">
              <w:rPr/>
            </w:rPrChange>
          </w:rPr>
          <w:t xml:space="preserve">eram muito complexa</w:t>
        </w:r>
      </w:ins>
      <w:ins w:author="Vanessa Cristina Viebrantz" w:date="2018-12-09T16:18:17.2000109" w:id="764448509">
        <w:r w:rsidRPr="10F31025" w:rsidR="587303FA">
          <w:rPr>
            <w:lang w:val="pt-BR"/>
            <w:rPrChange w:author="Leticia de Carvalho" w:date="2018-12-09T14:14:12.8592178" w:id="2062751980">
              <w:rPr/>
            </w:rPrChange>
          </w:rPr>
          <w:t xml:space="preserve">s”</w:t>
        </w:r>
      </w:ins>
      <w:ins w:author="Vanessa Cristina Viebrantz" w:date="2018-12-09T16:18:47.3368804" w:id="1565428311">
        <w:r w:rsidRPr="10F31025" w:rsidR="6FFFB95F">
          <w:rPr>
            <w:lang w:val="pt-BR"/>
            <w:rPrChange w:author="Leticia de Carvalho" w:date="2018-12-09T14:14:12.8592178" w:id="883391832">
              <w:rPr/>
            </w:rPrChange>
          </w:rPr>
          <w:t xml:space="preserve">. A </w:t>
        </w:r>
      </w:ins>
      <w:ins w:author="Leticia de Carvalho" w:date="2018-12-09T15:55:02.9693134" w:id="415022140">
        <w:del w:author="Vanessa Cristina Viebrantz" w:date="2018-12-09T16:17:47.0311097" w:id="799830622">
          <w:r w:rsidRPr="10F31025" w:rsidDel="7657FE18" w:rsidR="04394A80">
            <w:rPr>
              <w:lang w:val="pt-BR"/>
              <w:rPrChange w:author="Leticia de Carvalho" w:date="2018-12-09T14:14:12.8592178" w:id="407885036">
                <w:rPr/>
              </w:rPrChange>
            </w:rPr>
            <w:delText xml:space="preserve"> </w:delText>
          </w:r>
        </w:del>
      </w:ins>
      <w:ins w:author="Leticia de Carvalho" w:date="2018-12-09T13:57:31.7844171" w:id="410198861">
        <w:del w:author="Vanessa Cristina Viebrantz" w:date="2018-12-09T16:17:47.0311097" w:id="1072586608">
          <w:r w:rsidRPr="5DEF03EE" w:rsidDel="7657FE18" w:rsidR="62E621D3">
            <w:rPr>
              <w:lang w:val="pt-BR"/>
              <w:rPrChange w:author="Leticia de Carvalho" w:date="2018-12-09T13:56:31.3901482" w:id="1208424783">
                <w:rPr/>
              </w:rPrChange>
            </w:rPr>
            <w:delText xml:space="preserve">pelo</w:delText>
          </w:r>
          <w:r w:rsidRPr="5DEF03EE" w:rsidDel="7657FE18" w:rsidR="62E621D3">
            <w:rPr>
              <w:lang w:val="pt-BR"/>
              <w:rPrChange w:author="Leticia de Carvalho" w:date="2018-12-09T13:56:31.3901482" w:id="504575261">
                <w:rPr/>
              </w:rPrChange>
            </w:rPr>
            <w:delText xml:space="preserve"> emp</w:delText>
          </w:r>
        </w:del>
      </w:ins>
      <w:ins w:author="Leticia de Carvalho" w:date="2018-12-09T13:58:02.0891352" w:id="123491595">
        <w:del w:author="Vanessa Cristina Viebrantz" w:date="2018-12-09T16:17:47.0311097" w:id="1830124332">
          <w:r w:rsidRPr="5DEF03EE" w:rsidDel="7657FE18" w:rsidR="7E0A3317">
            <w:rPr>
              <w:lang w:val="pt-BR"/>
              <w:rPrChange w:author="Leticia de Carvalho" w:date="2018-12-09T13:56:31.3901482" w:id="2032743670">
                <w:rPr/>
              </w:rPrChange>
            </w:rPr>
            <w:delText xml:space="preserve">en</w:delText>
          </w:r>
        </w:del>
        <w:del w:author="Vanessa Cristina Viebrantz" w:date="2018-12-09T16:18:17.2000109" w:id="1753896799">
          <w:r w:rsidRPr="5DEF03EE" w:rsidDel="587303FA" w:rsidR="7E0A3317">
            <w:rPr>
              <w:lang w:val="pt-BR"/>
              <w:rPrChange w:author="Leticia de Carvalho" w:date="2018-12-09T13:56:31.3901482" w:id="1150823678">
                <w:rPr/>
              </w:rPrChange>
            </w:rPr>
            <w:delText xml:space="preserve">ho</w:delText>
          </w:r>
        </w:del>
        <w:del w:author="Vanessa Cristina Viebrantz" w:date="2018-12-09T16:18:47.3368804" w:id="1637942716">
          <w:r w:rsidRPr="5DEF03EE" w:rsidDel="6FFFB95F" w:rsidR="7E0A3317">
            <w:rPr>
              <w:lang w:val="pt-BR"/>
              <w:rPrChange w:author="Leticia de Carvalho" w:date="2018-12-09T13:56:31.3901482" w:id="1774174049">
                <w:rPr/>
              </w:rPrChange>
            </w:rPr>
            <w:delText xml:space="preserve"> e </w:delText>
          </w:r>
        </w:del>
        <w:r w:rsidRPr="7E0A3317" w:rsidR="7E0A3317">
          <w:rPr>
            <w:lang w:val="pt-BR"/>
            <w:rPrChange w:author="Leticia de Carvalho" w:date="2018-12-09T13:58:02.0891352" w:id="1217701328">
              <w:rPr/>
            </w:rPrChange>
          </w:rPr>
          <w:t xml:space="preserve">animação </w:t>
        </w:r>
      </w:ins>
      <w:ins w:author="Vanessa Cristina Viebrantz" w:date="2018-12-09T16:18:47.3368804" w:id="971486816">
        <w:r w:rsidRPr="7E0A3317" w:rsidR="6FFFB95F">
          <w:rPr>
            <w:lang w:val="pt-BR"/>
            <w:rPrChange w:author="Leticia de Carvalho" w:date="2018-12-09T13:58:02.0891352" w:id="845151684">
              <w:rPr/>
            </w:rPrChange>
          </w:rPr>
          <w:t xml:space="preserve">e </w:t>
        </w:r>
        <w:r w:rsidRPr="7E0A3317" w:rsidR="6FFFB95F">
          <w:rPr>
            <w:lang w:val="pt-BR"/>
            <w:rPrChange w:author="Leticia de Carvalho" w:date="2018-12-09T13:58:02.0891352" w:id="2002204696">
              <w:rPr/>
            </w:rPrChange>
          </w:rPr>
          <w:t>e</w:t>
        </w:r>
      </w:ins>
      <w:ins w:author="Vanessa Cristina Viebrantz" w:date="2018-12-09T16:19:17.5232777" w:id="864679729">
        <w:r w:rsidRPr="7E0A3317" w:rsidR="55B57705">
          <w:rPr>
            <w:lang w:val="pt-BR"/>
            <w:rPrChange w:author="Leticia de Carvalho" w:date="2018-12-09T13:58:02.0891352" w:id="1881507831">
              <w:rPr/>
            </w:rPrChange>
          </w:rPr>
          <w:t xml:space="preserve">mpolgação das </w:t>
        </w:r>
      </w:ins>
      <w:ins w:author="Leticia de Carvalho" w:date="2018-12-09T13:58:02.0891352" w:id="1076469784">
        <w:del w:author="Vanessa Cristina Viebrantz" w:date="2018-12-09T16:19:17.5232777" w:id="1016391274">
          <w:r w:rsidRPr="7E0A3317" w:rsidDel="55B57705" w:rsidR="7E0A3317">
            <w:rPr>
              <w:lang w:val="pt-BR"/>
              <w:rPrChange w:author="Leticia de Carvalho" w:date="2018-12-09T13:58:02.0891352" w:id="1055676003">
                <w:rPr/>
              </w:rPrChange>
            </w:rPr>
            <w:delText xml:space="preserve">das </w:delText>
          </w:r>
        </w:del>
        <w:r w:rsidRPr="7E0A3317" w:rsidR="7E0A3317">
          <w:rPr>
            <w:lang w:val="pt-BR"/>
            <w:rPrChange w:author="Leticia de Carvalho" w:date="2018-12-09T13:58:02.0891352" w:id="1217517810">
              <w:rPr/>
            </w:rPrChange>
          </w:rPr>
          <w:t>mesmas ao jogar</w:t>
        </w:r>
      </w:ins>
      <w:ins w:author="Leticia de Carvalho" w:date="2018-12-09T14:04:36.6623724" w:id="1725535361">
        <w:r w:rsidRPr="7E0A3317" w:rsidR="66D9AB3B">
          <w:rPr>
            <w:lang w:val="pt-BR"/>
            <w:rPrChange w:author="Leticia de Carvalho" w:date="2018-12-09T13:58:02.0891352" w:id="1652245809">
              <w:rPr/>
            </w:rPrChange>
          </w:rPr>
          <w:t xml:space="preserve"> e associar </w:t>
        </w:r>
      </w:ins>
      <w:ins w:author="Vanessa Cristina Viebrantz" w:date="2018-12-09T16:20:18.2771284" w:id="475950438">
        <w:r w:rsidRPr="7E0A3317" w:rsidR="7FEDB3B9">
          <w:rPr>
            <w:lang w:val="pt-BR"/>
            <w:rPrChange w:author="Leticia de Carvalho" w:date="2018-12-09T13:58:02.0891352" w:id="478479021">
              <w:rPr/>
            </w:rPrChange>
          </w:rPr>
          <w:t xml:space="preserve">conhecimentos a</w:t>
        </w:r>
      </w:ins>
      <w:ins w:author="Leticia de Carvalho" w:date="2018-12-09T14:04:36.6623724" w:id="1006857535">
        <w:r w:rsidRPr="7E0A3317" w:rsidR="66D9AB3B">
          <w:rPr>
            <w:lang w:val="pt-BR"/>
            <w:rPrChange w:author="Leticia de Carvalho" w:date="2018-12-09T13:58:02.0891352" w:id="1283290657">
              <w:rPr/>
            </w:rPrChange>
          </w:rPr>
          <w:t xml:space="preserve">os</w:t>
        </w:r>
        <w:r w:rsidRPr="7E0A3317" w:rsidR="66D9AB3B">
          <w:rPr>
            <w:lang w:val="pt-BR"/>
            <w:rPrChange w:author="Leticia de Carvalho" w:date="2018-12-09T13:58:02.0891352" w:id="2071535383">
              <w:rPr/>
            </w:rPrChange>
          </w:rPr>
          <w:t xml:space="preserve"> outros jogos que </w:t>
        </w:r>
      </w:ins>
      <w:ins w:author="Leticia de Carvalho" w:date="2018-12-09T14:15:43.7478408" w:id="1796909486">
        <w:r w:rsidRPr="7E0A3317" w:rsidR="5E17845A">
          <w:rPr>
            <w:lang w:val="pt-BR"/>
            <w:rPrChange w:author="Leticia de Carvalho" w:date="2018-12-09T13:58:02.0891352" w:id="1492080646">
              <w:rPr/>
            </w:rPrChange>
          </w:rPr>
          <w:t xml:space="preserve">elas </w:t>
        </w:r>
      </w:ins>
      <w:ins w:author="Leticia de Carvalho" w:date="2018-12-09T14:05:06.9719247" w:id="1767666870">
        <w:r w:rsidRPr="7E0A3317" w:rsidR="06DCAABF">
          <w:rPr>
            <w:lang w:val="pt-BR"/>
            <w:rPrChange w:author="Leticia de Carvalho" w:date="2018-12-09T13:58:02.0891352" w:id="1042118634">
              <w:rPr/>
            </w:rPrChange>
          </w:rPr>
          <w:t xml:space="preserve">estavam </w:t>
        </w:r>
      </w:ins>
      <w:ins w:author="Leticia de Carvalho" w:date="2018-12-09T14:15:43.7478408" w:id="595657043">
        <w:r w:rsidRPr="7E0A3317" w:rsidR="5E17845A">
          <w:rPr>
            <w:lang w:val="pt-BR"/>
            <w:rPrChange w:author="Leticia de Carvalho" w:date="2018-12-09T13:58:02.0891352" w:id="1934512239">
              <w:rPr/>
            </w:rPrChange>
          </w:rPr>
          <w:t xml:space="preserve">aprendendo naquela manhã</w:t>
        </w:r>
      </w:ins>
      <w:ins w:author="Leticia de Carvalho" w:date="2018-12-09T16:27:22.9946211" w:id="832548419">
        <w:r w:rsidRPr="7E0A3317" w:rsidR="43455E12">
          <w:rPr>
            <w:lang w:val="pt-BR"/>
            <w:rPrChange w:author="Leticia de Carvalho" w:date="2018-12-09T13:58:02.0891352" w:id="1925411559">
              <w:rPr/>
            </w:rPrChange>
          </w:rPr>
          <w:t xml:space="preserve"> foi gratificante</w:t>
        </w:r>
      </w:ins>
      <w:ins w:author="Leticia de Carvalho" w:date="2018-12-09T14:16:13.7676721" w:id="1508346517">
        <w:r w:rsidRPr="7E0A3317" w:rsidR="3C2DE06C">
          <w:rPr>
            <w:lang w:val="pt-BR"/>
            <w:rPrChange w:author="Leticia de Carvalho" w:date="2018-12-09T13:58:02.0891352" w:id="1162798183">
              <w:rPr/>
            </w:rPrChange>
          </w:rPr>
          <w:t xml:space="preserve">. </w:t>
        </w:r>
      </w:ins>
    </w:p>
    <w:p w:rsidR="76F145F6" w:rsidP="43455E12" w:rsidRDefault="76F145F6" w14:paraId="5E8DE442" w14:textId="3511AF3F">
      <w:pPr>
        <w:pStyle w:val="Corpodetexto"/>
        <w:rPr>
          <w:lang w:val="pt-BR"/>
          <w:rPrChange w:author="Leticia de Carvalho" w:date="2018-12-09T16:27:22.9946211" w:id="1068268484">
            <w:rPr/>
          </w:rPrChange>
        </w:rPr>
        <w:pPrChange w:author="Leticia de Carvalho" w:date="2018-12-09T16:27:22.9946211" w:id="756819080">
          <w:pPr/>
        </w:pPrChange>
      </w:pPr>
      <w:ins w:author="Leticia de Carvalho" w:date="2018-12-09T14:26:19.8404053" w:id="1684038587">
        <w:r w:rsidRPr="7F37ECB1" w:rsidR="7F37ECB1">
          <w:rPr>
            <w:lang w:val="pt-BR"/>
            <w:rPrChange w:author="Leticia de Carvalho" w:date="2018-12-09T14:26:19.8404053" w:id="917808654">
              <w:rPr/>
            </w:rPrChange>
          </w:rPr>
          <w:t xml:space="preserve">E </w:t>
        </w:r>
      </w:ins>
      <w:ins w:author="Leticia de Carvalho" w:date="2018-12-09T14:26:50.1345709" w:id="146302328">
        <w:r w:rsidRPr="7F37ECB1" w:rsidR="32A0C433">
          <w:rPr>
            <w:lang w:val="pt-BR"/>
            <w:rPrChange w:author="Leticia de Carvalho" w:date="2018-12-09T14:26:19.8404053" w:id="1738413556">
              <w:rPr/>
            </w:rPrChange>
          </w:rPr>
          <w:t xml:space="preserve">considerando</w:t>
        </w:r>
        <w:r w:rsidRPr="7F37ECB1" w:rsidR="32A0C433">
          <w:rPr>
            <w:lang w:val="pt-BR"/>
            <w:rPrChange w:author="Leticia de Carvalho" w:date="2018-12-09T14:26:19.8404053" w:id="1914613342">
              <w:rPr/>
            </w:rPrChange>
          </w:rPr>
          <w:t xml:space="preserve"> tudo isso, toda nossa aprendizagem </w:t>
        </w:r>
      </w:ins>
      <w:ins w:author="Leticia de Carvalho" w:date="2018-12-09T14:27:20.6667874" w:id="2108135281">
        <w:r w:rsidRPr="7F37ECB1" w:rsidR="2C2C8C83">
          <w:rPr>
            <w:lang w:val="pt-BR"/>
            <w:rPrChange w:author="Leticia de Carvalho" w:date="2018-12-09T14:26:19.8404053" w:id="1620500002">
              <w:rPr/>
            </w:rPrChange>
          </w:rPr>
          <w:t xml:space="preserve">e empenho para</w:t>
        </w:r>
      </w:ins>
      <w:ins w:author="Leticia de Carvalho" w:date="2018-12-09T15:11:33.541016" w:id="426626866">
        <w:r w:rsidRPr="7F37ECB1" w:rsidR="462C3DB0">
          <w:rPr>
            <w:lang w:val="pt-BR"/>
            <w:rPrChange w:author="Leticia de Carvalho" w:date="2018-12-09T14:26:19.8404053" w:id="1188235706">
              <w:rPr/>
            </w:rPrChange>
          </w:rPr>
          <w:t xml:space="preserve"> </w:t>
        </w:r>
      </w:ins>
      <w:ins w:author="Leticia de Carvalho" w:date="2018-12-09T14:27:20.6667874" w:id="1652726486">
        <w:r w:rsidRPr="7F37ECB1" w:rsidR="2C2C8C83">
          <w:rPr>
            <w:lang w:val="pt-BR"/>
            <w:rPrChange w:author="Leticia de Carvalho" w:date="2018-12-09T14:26:19.8404053" w:id="465522259">
              <w:rPr/>
            </w:rPrChange>
          </w:rPr>
          <w:t xml:space="preserve">aplicar </w:t>
        </w:r>
      </w:ins>
      <w:ins w:author="Leticia de Carvalho" w:date="2018-12-09T14:27:50.7975251" w:id="836919053">
        <w:r w:rsidRPr="7F37ECB1" w:rsidR="30C221BA">
          <w:rPr>
            <w:lang w:val="pt-BR"/>
            <w:rPrChange w:author="Leticia de Carvalho" w:date="2018-12-09T14:26:19.8404053" w:id="1883254131">
              <w:rPr/>
            </w:rPrChange>
          </w:rPr>
          <w:t xml:space="preserve">o jogo</w:t>
        </w:r>
      </w:ins>
      <w:ins w:author="Leticia de Carvalho" w:date="2018-12-09T15:33:18.2055419" w:id="1228850377">
        <w:r w:rsidRPr="7F37ECB1" w:rsidR="5FB17E33">
          <w:rPr>
            <w:lang w:val="pt-BR"/>
            <w:rPrChange w:author="Leticia de Carvalho" w:date="2018-12-09T14:26:19.8404053" w:id="2005633221">
              <w:rPr/>
            </w:rPrChange>
          </w:rPr>
          <w:t xml:space="preserve">, c</w:t>
        </w:r>
      </w:ins>
      <w:ins w:author="Leticia de Carvalho" w:date="2018-12-09T15:07:31.0634649" w:id="2072447976">
        <w:r w:rsidRPr="7F37ECB1" w:rsidR="6F8255BB">
          <w:rPr>
            <w:lang w:val="pt-BR"/>
            <w:rPrChange w:author="Leticia de Carvalho" w:date="2018-12-09T14:26:19.8404053" w:id="406030592">
              <w:rPr/>
            </w:rPrChange>
          </w:rPr>
          <w:t xml:space="preserve">he</w:t>
        </w:r>
      </w:ins>
      <w:ins w:author="Leticia de Carvalho" w:date="2018-12-09T15:05:29.7523947" w:id="449459389">
        <w:r w:rsidRPr="7F37ECB1" w:rsidR="3F29B7C8">
          <w:rPr>
            <w:lang w:val="pt-BR"/>
            <w:rPrChange w:author="Leticia de Carvalho" w:date="2018-12-09T14:26:19.8404053" w:id="1553827576">
              <w:rPr/>
            </w:rPrChange>
          </w:rPr>
          <w:t xml:space="preserve">ga</w:t>
        </w:r>
      </w:ins>
      <w:ins w:author="Leticia de Carvalho" w:date="2018-12-09T15:05:29.7523947" w:id="1183993900">
        <w:r w:rsidRPr="7F37ECB1" w:rsidR="3F29B7C8">
          <w:rPr>
            <w:lang w:val="pt-BR"/>
            <w:rPrChange w:author="Leticia de Carvalho" w:date="2018-12-09T14:26:19.8404053" w:id="1642741507">
              <w:rPr/>
            </w:rPrChange>
          </w:rPr>
          <w:t xml:space="preserve">mos</w:t>
        </w:r>
        <w:r w:rsidRPr="7F37ECB1" w:rsidR="3F29B7C8">
          <w:rPr>
            <w:lang w:val="pt-BR"/>
            <w:rPrChange w:author="Leticia de Carvalho" w:date="2018-12-09T14:26:19.8404053" w:id="1353174423">
              <w:rPr/>
            </w:rPrChange>
          </w:rPr>
          <w:t xml:space="preserve"> ao</w:t>
        </w:r>
      </w:ins>
      <w:ins w:author="Leticia de Carvalho" w:date="2018-12-09T14:27:50.7975251" w:id="1982628863">
        <w:r w:rsidRPr="30C221BA" w:rsidR="30C221BA">
          <w:rPr>
            <w:lang w:val="pt-BR"/>
            <w:rPrChange w:author="Leticia de Carvalho" w:date="2018-12-09T14:27:50.7975251" w:id="1338951105">
              <w:rPr/>
            </w:rPrChange>
          </w:rPr>
          <w:t xml:space="preserve"> </w:t>
        </w:r>
      </w:ins>
      <w:ins w:author="Leticia de Carvalho" w:date="2018-12-09T14:27:50.7975251" w:id="1241694032">
        <w:r w:rsidRPr="30C221BA" w:rsidR="30C221BA">
          <w:rPr>
            <w:lang w:val="pt-BR"/>
            <w:rPrChange w:author="Leticia de Carvalho" w:date="2018-12-09T14:27:50.7975251" w:id="1648451177">
              <w:rPr/>
            </w:rPrChange>
          </w:rPr>
          <w:t xml:space="preserve">final com </w:t>
        </w:r>
      </w:ins>
      <w:ins w:author="Vanessa Cristina Viebrantz" w:date="2018-12-09T16:21:19.0346018" w:id="294815724">
        <w:r w:rsidRPr="30C221BA" w:rsidR="71F4BA7B">
          <w:rPr>
            <w:lang w:val="pt-BR"/>
            <w:rPrChange w:author="Leticia de Carvalho" w:date="2018-12-09T14:27:50.7975251" w:id="2124842523">
              <w:rPr/>
            </w:rPrChange>
          </w:rPr>
          <w:t xml:space="preserve">sucesso</w:t>
        </w:r>
        <w:r w:rsidRPr="30C221BA" w:rsidR="30C221BA">
          <w:rPr>
            <w:lang w:val="pt-BR"/>
            <w:rPrChange w:author="Leticia de Carvalho" w:date="2018-12-09T14:27:50.7975251" w:id="111490773">
              <w:rPr/>
            </w:rPrChange>
          </w:rPr>
          <w:t xml:space="preserve"> </w:t>
        </w:r>
      </w:ins>
      <w:ins w:author="Leticia de Carvalho" w:date="2018-12-09T15:07:01.2153885" w:id="1667114506">
        <w:del w:author="Vanessa Cristina Viebrantz" w:date="2018-12-09T16:21:19.0346018" w:id="904140961">
          <w:r w:rsidRPr="30C221BA" w:rsidDel="71F4BA7B" w:rsidR="7ADEA586">
            <w:rPr>
              <w:lang w:val="pt-BR"/>
              <w:rPrChange w:author="Leticia de Carvalho" w:date="2018-12-09T14:27:50.7975251" w:id="982978643">
                <w:rPr/>
              </w:rPrChange>
            </w:rPr>
            <w:delText xml:space="preserve"> </w:delText>
          </w:r>
        </w:del>
      </w:ins>
      <w:ins w:author="Leticia de Carvalho" w:date="2018-12-09T15:07:31.0634649" w:id="2020426866">
        <w:r w:rsidRPr="30C221BA" w:rsidR="6F8255BB">
          <w:rPr>
            <w:lang w:val="pt-BR"/>
            <w:rPrChange w:author="Leticia de Carvalho" w:date="2018-12-09T14:27:50.7975251" w:id="209723054">
              <w:rPr/>
            </w:rPrChange>
          </w:rPr>
          <w:t xml:space="preserve">e muita vontade de </w:t>
        </w:r>
      </w:ins>
      <w:ins w:author="Leticia de Carvalho" w:date="2018-12-09T15:16:36.8445273" w:id="1574218373">
        <w:r w:rsidRPr="30C221BA" w:rsidR="25809270">
          <w:rPr>
            <w:lang w:val="pt-BR"/>
            <w:rPrChange w:author="Leticia de Carvalho" w:date="2018-12-09T14:27:50.7975251" w:id="981182272">
              <w:rPr/>
            </w:rPrChange>
          </w:rPr>
          <w:t xml:space="preserve">aplicar em outras escolas</w:t>
        </w:r>
      </w:ins>
      <w:ins w:author="Leticia de Carvalho" w:date="2018-12-09T16:00:06.2765882" w:id="2009660998">
        <w:r w:rsidRPr="30C221BA" w:rsidR="5744B36E">
          <w:rPr>
            <w:lang w:val="pt-BR"/>
            <w:rPrChange w:author="Leticia de Carvalho" w:date="2018-12-09T14:27:50.7975251" w:id="1420024582">
              <w:rPr/>
            </w:rPrChange>
          </w:rPr>
          <w:t xml:space="preserve"> e </w:t>
        </w:r>
        <w:proofErr w:type="spellStart"/>
        <w:r w:rsidRPr="30C221BA" w:rsidR="5744B36E">
          <w:rPr>
            <w:lang w:val="pt-BR"/>
            <w:rPrChange w:author="Leticia de Carvalho" w:date="2018-12-09T14:27:50.7975251" w:id="1090931014">
              <w:rPr/>
            </w:rPrChange>
          </w:rPr>
          <w:t xml:space="preserve">com</w:t>
        </w:r>
      </w:ins>
      <w:ins w:author="Vanessa Cristina Viebrantz" w:date="2018-12-09T16:10:42.972873" w:id="1995031370">
        <w:r w:rsidRPr="30C221BA" w:rsidR="075392FE">
          <w:rPr>
            <w:lang w:val="pt-BR"/>
            <w:rPrChange w:author="Leticia de Carvalho" w:date="2018-12-09T14:27:50.7975251" w:id="1067537015">
              <w:rPr/>
            </w:rPrChange>
          </w:rPr>
          <w:t xml:space="preserve"> </w:t>
        </w:r>
      </w:ins>
      <w:ins w:author="Leticia de Carvalho" w:date="2018-12-09T16:00:06.2765882" w:id="384693335">
        <w:r w:rsidRPr="30C221BA" w:rsidR="5744B36E">
          <w:rPr>
            <w:lang w:val="pt-BR"/>
            <w:rPrChange w:author="Leticia de Carvalho" w:date="2018-12-09T14:27:50.7975251" w:id="850732498">
              <w:rPr/>
            </w:rPrChange>
          </w:rPr>
          <w:t xml:space="preserve">outras</w:t>
        </w:r>
        <w:proofErr w:type="spellEnd"/>
        <w:r w:rsidRPr="30C221BA" w:rsidR="5744B36E">
          <w:rPr>
            <w:lang w:val="pt-BR"/>
            <w:rPrChange w:author="Leticia de Carvalho" w:date="2018-12-09T14:27:50.7975251" w:id="248927615">
              <w:rPr/>
            </w:rPrChange>
          </w:rPr>
          <w:t xml:space="preserve"> turmas.</w:t>
        </w:r>
      </w:ins>
    </w:p>
    <w:p w:rsidR="6049A831" w:rsidDel="28F25E69" w:rsidP="53F3F17F" w:rsidRDefault="6049A831" w14:paraId="57E3369C" w14:textId="076F6999">
      <w:pPr>
        <w:pStyle w:val="Corpodetexto"/>
        <w:rPr>
          <w:del w:author="Leticia de Carvalho" w:date="2018-12-09T13:35:48.4898735" w:id="309870409"/>
          <w:lang w:val="pt-BR"/>
          <w:rPrChange w:author="Leticia de Carvalho" w:date="2018-12-09T13:35:17.7168799" w:id="508807260">
            <w:rPr/>
          </w:rPrChange>
        </w:rPr>
        <w:pPrChange w:author="Leticia de Carvalho" w:date="2018-12-09T13:35:17.7168799" w:id="1713788053">
          <w:pPr/>
        </w:pPrChange>
      </w:pPr>
    </w:p>
    <w:p w:rsidR="2A5BB36D" w:rsidDel="4D26AB3D" w:rsidP="190ECDFF" w:rsidRDefault="2A5BB36D" w14:paraId="31059F9E" w14:noSpellErr="1" w14:textId="483876B5">
      <w:pPr>
        <w:pStyle w:val="Corpodetexto"/>
        <w:rPr>
          <w:del w:author="Leticia de Carvalho" w:date="2018-12-09T13:23:10.3599665" w:id="2086598945"/>
          <w:lang w:val="pt-BR"/>
          <w:rPrChange w:author="Gislene Cristina Ehlert" w:date="2018-12-09T13:22:40.0787545" w:id="1972170631">
            <w:rPr/>
          </w:rPrChange>
        </w:rPr>
        <w:pPrChange w:author="Gislene Cristina Ehlert" w:date="2018-12-09T13:22:40.0787545" w:id="1088010661">
          <w:pPr/>
        </w:pPrChange>
      </w:pPr>
      <w:ins w:author="Gislene Cristina Ehlert" w:date="2018-12-09T13:22:40.0787545" w:id="1028105867">
        <w:del w:author="Leticia de Carvalho" w:date="2018-12-09T13:23:10.3599665" w:id="396094924">
          <w:r w:rsidRPr="2A5BB36D" w:rsidDel="4D26AB3D" w:rsidR="190ECDFF">
            <w:rPr>
              <w:lang w:val="pt-BR"/>
              <w:rPrChange w:author="Leticia de Carvalho" w:date="2018-12-09T13:07:30.0425356" w:id="1201924706">
                <w:rPr/>
              </w:rPrChange>
            </w:rPr>
            <w:delText xml:space="preserve"> </w:delText>
          </w:r>
        </w:del>
      </w:ins>
    </w:p>
    <w:p w:rsidR="4D26AB3D" w:rsidP="4D26AB3D" w:rsidRDefault="4D26AB3D" w14:paraId="3834CB48">
      <w:pPr>
        <w:pStyle w:val="Corpodetexto"/>
        <w:rPr>
          <w:lang w:val="pt-BR"/>
          <w:rPrChange w:author="Leticia de Carvalho" w:date="2018-12-09T13:23:10.3599665" w:id="171878907">
            <w:rPr/>
          </w:rPrChange>
        </w:rPr>
        <w:pPrChange w:author="Leticia de Carvalho" w:date="2018-12-09T13:23:10.3599665" w:id="1135189731">
          <w:pPr/>
        </w:pPrChange>
      </w:pPr>
    </w:p>
    <w:p w:rsidR="00854A1F" w:rsidDel="5744B36E" w:rsidP="00854A1F" w:rsidRDefault="00854A1F" w14:noSpellErr="1" w14:paraId="7501B20D" w14:textId="2D370B92">
      <w:pPr>
        <w:pStyle w:val="Corpodetexto"/>
        <w:rPr>
          <w:del w:author="Leticia de Carvalho" w:date="2018-12-09T16:00:06.2765882" w:id="788757793"/>
          <w:lang w:val="pt-BR"/>
          <w:rPrChange w:author="Leticia de Carvalho" w:date="2018-12-09T12:50:18.881466" w:id="1783766736">
            <w:rPr/>
          </w:rPrChange>
        </w:rPr>
        <w:pPrChange w:author="Leticia de Carvalho" w:date="2018-12-09T12:50:18.881466" w:id="794331725">
          <w:pPr/>
        </w:pPrChange>
      </w:pPr>
    </w:p>
    <w:p w:rsidR="31360871" w:rsidDel="5744B36E" w:rsidP="52ECC1EB" w:rsidRDefault="31360871" w14:paraId="110059C4" w14:textId="6128DB76" w14:noSpellErr="1">
      <w:pPr>
        <w:pStyle w:val="Corpodetexto"/>
        <w:ind w:firstLine="720"/>
        <w:rPr>
          <w:del w:author="Leticia de Carvalho" w:date="2018-12-09T16:00:06.2765882" w:id="1005358566"/>
          <w:lang w:val="pt-BR"/>
          <w:rPrChange w:author="Leticia de Carvalho" w:date="2018-12-09T10:16:57.3766726" w:id="620719923">
            <w:rPr/>
          </w:rPrChange>
        </w:rPr>
        <w:pPrChange w:author="Leticia de Carvalho" w:date="2018-12-09T10:16:57.3766726" w:id="1620919574">
          <w:pPr/>
        </w:pPrChange>
      </w:pPr>
    </w:p>
    <w:p w:rsidR="3C542DA5" w:rsidDel="5744B36E" w:rsidP="3C542DA5" w:rsidRDefault="3C542DA5" w14:noSpellErr="1" w14:paraId="5E7CCD55" w14:textId="44F68E73">
      <w:pPr>
        <w:pStyle w:val="Corpodetexto"/>
        <w:ind w:firstLine="720"/>
        <w:rPr>
          <w:del w:author="Leticia de Carvalho" w:date="2018-12-09T16:00:06.2765882" w:id="729753714"/>
          <w:lang w:val="pt-BR"/>
          <w:rPrChange w:author="Leticia de Carvalho" w:date="2018-12-09T05:32:22.9944409" w:id="1181410693">
            <w:rPr/>
          </w:rPrChange>
        </w:rPr>
        <w:pPrChange w:author="Leticia de Carvalho" w:date="2018-12-09T05:32:22.9944409" w:id="1174330662">
          <w:pPr/>
        </w:pPrChange>
      </w:pPr>
    </w:p>
    <w:p w:rsidR="00D03AF6" w:rsidP="5744B36E" w:rsidRDefault="00D03AF6" w14:paraId="57E998F3" w14:textId="5E28A896" w14:noSpellErr="1">
      <w:pPr>
        <w:pStyle w:val="Ttulo1"/>
        <w:numPr>
          <w:numId w:val="0"/>
        </w:numPr>
        <w:ind w:left="0"/>
        <w:rPr>
          <w:lang w:val="pt-BR"/>
          <w:rPrChange w:author="Leticia de Carvalho" w:date="2018-12-09T16:00:06.2765882" w:id="28452010">
            <w:rPr/>
          </w:rPrChange>
        </w:rPr>
        <w:pPrChange w:author="Leticia de Carvalho" w:date="2018-12-09T16:00:06.2765882" w:id="1739032622">
          <w:pPr>
            <w:pStyle w:val="Ttulo1"/>
          </w:pPr>
        </w:pPrChange>
      </w:pPr>
      <w:ins w:author="Gislene Cristina Ehlert" w:date="2018-12-09T12:53:51.5326451" w:id="698039104">
        <w:r w:rsidR="4AEBE863">
          <w:rPr>
            <w:lang w:val="pt-BR"/>
          </w:rPr>
          <w:t xml:space="preserve"> </w:t>
        </w:r>
      </w:ins>
      <w:ins w:author="Gislene Cristina Ehlert" w:date="2018-12-09T12:53:20.6776469" w:id="1841813529">
        <w:r w:rsidR="00037B9D">
          <w:rPr>
            <w:lang w:val="pt-BR"/>
          </w:rPr>
          <w:t xml:space="preserve">9</w:t>
        </w:r>
      </w:ins>
      <w:ins w:author="Gislene Cristina Ehlert" w:date="2018-12-09T12:54:21.6071463" w:id="1378013063">
        <w:r w:rsidR="160ADCA2">
          <w:rPr>
            <w:lang w:val="pt-BR"/>
          </w:rPr>
          <w:t xml:space="preserve">  </w:t>
        </w:r>
      </w:ins>
      <w:ins w:author="Gislene Cristina Ehlert" w:date="2018-12-09T12:54:51.9921383" w:id="1774475439">
        <w:r w:rsidR="0B870861">
          <w:rPr>
            <w:lang w:val="pt-BR"/>
          </w:rPr>
          <w:t xml:space="preserve">  </w:t>
        </w:r>
      </w:ins>
      <w:r>
        <w:rPr>
          <w:lang w:val="pt-BR"/>
        </w:rPr>
        <w:t>CONCLUSÕES E SUGESTÕES</w:t>
      </w:r>
    </w:p>
    <w:p w:rsidR="00D03AF6" w:rsidDel="3AA07196" w:rsidP="74A4FBB2" w:rsidRDefault="00D03AF6" w14:paraId="379D8509" w14:textId="77777777">
      <w:pPr>
        <w:pStyle w:val="Corpodetexto"/>
        <w:ind w:firstLine="0"/>
        <w:rPr>
          <w:ins w:author="Leticia de Carvalho" w:date="2018-12-09T16:00:36.4947678" w:id="1445921834"/>
          <w:del w:author="Vanessa Cristina Viebrantz" w:date="2018-12-09T17:14:28.4150461" w:id="566616822"/>
          <w:lang w:val="pt-BR"/>
        </w:rPr>
        <w:pPrChange w:author="Vanessa Cristina Viebrantz" w:date="2018-12-09T17:11:26.3662205" w:id="1893898560">
          <w:pPr>
            <w:pStyle w:val="Corpodetexto"/>
          </w:pPr>
        </w:pPrChange>
      </w:pPr>
      <w:del w:author="Vanessa Cristina Viebrantz" w:date="2018-12-09T17:11:26.3662205" w:id="1511579740">
        <w:r w:rsidDel="74A4FBB2">
          <w:rPr>
            <w:lang w:val="pt-BR"/>
          </w:rPr>
          <w:delText>[Apresentar conclusões sob</w:delText>
        </w:r>
      </w:del>
      <w:del w:author="Vanessa Cristina Viebrantz" w:date="2018-12-09T17:10:55.8343496" w:id="104967616">
        <w:r w:rsidDel="1242008A">
          <w:rPr>
            <w:lang w:val="pt-BR"/>
          </w:rPr>
          <w:delText>re o trabalho e sugestões de melhorias]</w:delText>
        </w:r>
      </w:del>
    </w:p>
    <w:p w:rsidR="041C56E3" w:rsidDel="22A1E39D" w:rsidP="041C56E3" w:rsidRDefault="041C56E3" w14:noSpellErr="1" w14:paraId="1253FBC7" w14:textId="642CB9BF">
      <w:pPr>
        <w:pStyle w:val="Corpodetexto"/>
        <w:rPr>
          <w:del w:author="Leticia de Carvalho" w:date="2018-12-09T16:35:28.5694199" w:id="1254059230"/>
          <w:lang w:val="pt-BR"/>
          <w:rPrChange w:author="Leticia de Carvalho" w:date="2018-12-09T16:00:36.4947678" w:id="393981111">
            <w:rPr/>
          </w:rPrChange>
        </w:rPr>
        <w:pPrChange w:author="Leticia de Carvalho" w:date="2018-12-09T16:00:36.4947678" w:id="1009462888">
          <w:pPr/>
        </w:pPrChange>
      </w:pPr>
    </w:p>
    <w:p w:rsidR="22A1E39D" w:rsidDel="6E64AB8B" w:rsidP="45C4A71B" w:rsidRDefault="22A1E39D" w14:paraId="3F36B99F" w14:textId="51FE2D52">
      <w:pPr>
        <w:pStyle w:val="Corpodetexto"/>
        <w:bidi w:val="0"/>
        <w:spacing w:before="0" w:beforeAutospacing="off" w:after="0" w:afterAutospacing="off" w:line="360" w:lineRule="auto"/>
        <w:ind w:firstLine="0"/>
        <w:rPr>
          <w:del w:author="Leticia de Carvalho" w:date="2018-12-09T17:19:01.1724867" w:id="1507805201"/>
          <w:lang w:val="pt-BR"/>
          <w:rPrChange w:author="Leticia de Carvalho" w:date="2018-12-09T17:16:29.5502159" w:id="1521887630">
            <w:rPr/>
          </w:rPrChange>
        </w:rPr>
        <w:rPr>
          <w:lang w:val="pt-BR"/>
          <w:rPrChange w:author="Leticia de Carvalho" w:date="2018-12-09T17:01:50.6228318" w:id="381142424">
            <w:rPr/>
          </w:rPrChange>
        </w:rPr>
        <w:pPrChange w:author="Leticia de Carvalho" w:date="2018-12-09T17:16:29.5502159" w:id="1137265101">
          <w:pPr/>
        </w:pPrChange>
      </w:pPr>
      <w:ins w:author="Vanessa Cristina Viebrantz" w:date="2018-12-09T17:14:28.4150461" w:id="1806076664">
        <w:r w:rsidRPr="22A1E39D" w:rsidR="3AA07196">
          <w:rPr>
            <w:lang w:val="pt-BR"/>
            <w:rPrChange w:author="Leticia de Carvalho" w:date="2018-12-09T16:35:28.5694199" w:id="1189520745">
              <w:rPr/>
            </w:rPrChange>
          </w:rPr>
          <w:t xml:space="preserve">  </w:t>
        </w:r>
      </w:ins>
    </w:p>
    <w:p w:rsidR="22A1E39D" w:rsidDel="4DC1FF23" w:rsidP="6E64AB8B" w:rsidRDefault="22A1E39D" w14:textId="3E325F3D" w14:paraId="0FA7A169">
      <w:pPr>
        <w:pStyle w:val="Corpodetexto"/>
        <w:bidi w:val="0"/>
        <w:spacing w:before="0" w:beforeAutospacing="off" w:after="0" w:afterAutospacing="off" w:line="360" w:lineRule="auto"/>
        <w:ind w:firstLine="0"/>
        <w:rPr>
          <w:ins w:author="Leticia de Carvalho" w:date="2018-12-09T17:19:01.1724867" w:id="683806925"/>
          <w:lang w:val="pt-BR"/>
          <w:rPrChange w:author="Leticia de Carvalho" w:date="2018-12-09T17:19:01.1724867" w:id="1123000343">
            <w:rPr/>
          </w:rPrChange>
        </w:rPr>
        <w:pPrChange w:author="Leticia de Carvalho" w:date="2018-12-09T17:19:01.1724867" w:id="1137265101">
          <w:pPr/>
        </w:pPrChange>
      </w:pPr>
      <w:ins w:author="Vanessa Cristina Viebrantz" w:date="2018-12-09T17:14:28.4150461" w:id="132232128">
        <w:del w:author="Leticia de Carvalho" w:date="2018-12-09T17:19:01.1724867" w:id="1447095044">
          <w:r w:rsidRPr="22A1E39D" w:rsidDel="6E64AB8B" w:rsidR="3AA07196">
            <w:rPr>
              <w:lang w:val="pt-BR"/>
              <w:rPrChange w:author="Leticia de Carvalho" w:date="2018-12-09T16:35:28.5694199" w:id="1340390207">
                <w:rPr/>
              </w:rPrChange>
            </w:rPr>
            <w:delText xml:space="preserve"> </w:delText>
          </w:r>
        </w:del>
      </w:ins>
    </w:p>
    <w:p w:rsidR="22A1E39D" w:rsidDel="4DC1FF23" w:rsidP="6E64AB8B" w:rsidRDefault="22A1E39D" w14:textId="3E325F3D" w14:paraId="5A36DA63" w14:noSpellErr="1">
      <w:pPr>
        <w:pStyle w:val="Corpodetexto"/>
        <w:bidi w:val="0"/>
        <w:spacing w:before="0" w:beforeAutospacing="off" w:after="0" w:afterAutospacing="off" w:line="360" w:lineRule="auto"/>
        <w:ind w:firstLine="567"/>
        <w:rPr>
          <w:lang w:val="pt-BR"/>
          <w:rPrChange w:author="Leticia de Carvalho" w:date="2018-12-09T17:19:01.1724867" w:id="1401449933">
            <w:rPr/>
          </w:rPrChange>
        </w:rPr>
        <w:rPr>
          <w:lang w:val="pt-BR"/>
          <w:rPrChange w:author="Leticia de Carvalho" w:date="2018-12-09T17:01:50.6228318" w:id="381142424">
            <w:rPr/>
          </w:rPrChange>
        </w:rPr>
        <w:pPrChange w:author="Leticia de Carvalho" w:date="2018-12-09T17:19:01.1724867" w:id="1137265101">
          <w:pPr/>
        </w:pPrChange>
      </w:pPr>
      <w:ins w:author="Leticia de Carvalho" w:date="2018-12-09T16:35:28.5694199" w:id="741030263">
        <w:r w:rsidRPr="22A1E39D" w:rsidR="22A1E39D">
          <w:rPr>
            <w:lang w:val="pt-BR"/>
            <w:rPrChange w:author="Leticia de Carvalho" w:date="2018-12-09T16:35:28.5694199" w:id="1458215766">
              <w:rPr/>
            </w:rPrChange>
          </w:rPr>
          <w:t>Considerando</w:t>
        </w:r>
      </w:ins>
      <w:ins w:author="Leticia de Carvalho" w:date="2018-12-09T16:35:58.8266136" w:id="1882742813">
        <w:r w:rsidRPr="22A1E39D" w:rsidR="37E4A743">
          <w:rPr>
            <w:lang w:val="pt-BR"/>
            <w:rPrChange w:author="Leticia de Carvalho" w:date="2018-12-09T16:35:28.5694199" w:id="2141113261">
              <w:rPr/>
            </w:rPrChange>
          </w:rPr>
          <w:t xml:space="preserve">, </w:t>
        </w:r>
        <w:r w:rsidRPr="37E4A743" w:rsidR="37E4A743">
          <w:rPr>
            <w:lang w:val="pt-BR"/>
            <w:rPrChange w:author="Leticia de Carvalho" w:date="2018-12-09T16:35:58.8266136" w:id="337672286">
              <w:rPr/>
            </w:rPrChange>
          </w:rPr>
          <w:t>portanto</w:t>
        </w:r>
      </w:ins>
      <w:ins w:author="Leticia de Carvalho" w:date="2018-12-09T16:38:00.1114978" w:id="1125998577">
        <w:r w:rsidRPr="37E4A743" w:rsidR="6131403B">
          <w:rPr>
            <w:lang w:val="pt-BR"/>
            <w:rPrChange w:author="Leticia de Carvalho" w:date="2018-12-09T16:35:58.8266136" w:id="200725243">
              <w:rPr/>
            </w:rPrChange>
          </w:rPr>
          <w:t xml:space="preserve"> </w:t>
        </w:r>
      </w:ins>
      <w:ins w:author="Leticia de Carvalho" w:date="2018-12-09T16:40:01.7889199" w:id="1023624473">
        <w:r w:rsidRPr="37E4A743" w:rsidR="0A56B935">
          <w:rPr>
            <w:lang w:val="pt-BR"/>
            <w:rPrChange w:author="Leticia de Carvalho" w:date="2018-12-09T16:35:58.8266136" w:id="527946707">
              <w:rPr/>
            </w:rPrChange>
          </w:rPr>
          <w:t xml:space="preserve">que a aplicação do </w:t>
        </w:r>
      </w:ins>
      <w:ins w:author="Leticia de Carvalho" w:date="2018-12-09T16:41:02.197595" w:id="1067946112">
        <w:r w:rsidRPr="37E4A743" w:rsidR="097F33BF">
          <w:rPr>
            <w:lang w:val="pt-BR"/>
            <w:rPrChange w:author="Leticia de Carvalho" w:date="2018-12-09T16:35:58.8266136" w:id="476047090">
              <w:rPr/>
            </w:rPrChange>
          </w:rPr>
          <w:t xml:space="preserve">jogo </w:t>
        </w:r>
      </w:ins>
      <w:ins w:author="Leticia de Carvalho" w:date="2018-12-09T16:43:33.3388069" w:id="1170349552">
        <w:r w:rsidRPr="37E4A743" w:rsidR="425600ED">
          <w:rPr>
            <w:lang w:val="pt-BR"/>
            <w:rPrChange w:author="Leticia de Carvalho" w:date="2018-12-09T16:35:58.8266136" w:id="545126072">
              <w:rPr/>
            </w:rPrChange>
          </w:rPr>
          <w:t xml:space="preserve">foi </w:t>
        </w:r>
        <w:r w:rsidRPr="37E4A743" w:rsidR="425600ED">
          <w:rPr>
            <w:lang w:val="pt-BR"/>
            <w:rPrChange w:author="Leticia de Carvalho" w:date="2018-12-09T16:35:58.8266136" w:id="1255760822">
              <w:rPr/>
            </w:rPrChange>
          </w:rPr>
          <w:t xml:space="preserve">conc</w:t>
        </w:r>
      </w:ins>
      <w:ins w:author="Leticia de Carvalho" w:date="2018-12-09T16:44:09.0343581" w:id="1096142526">
        <w:r w:rsidRPr="37E4A743" w:rsidR="7C321C7C">
          <w:rPr>
            <w:lang w:val="pt-BR"/>
            <w:rPrChange w:author="Leticia de Carvalho" w:date="2018-12-09T16:35:58.8266136" w:id="1955955636">
              <w:rPr/>
            </w:rPrChange>
          </w:rPr>
          <w:t xml:space="preserve">luíd</w:t>
        </w:r>
      </w:ins>
      <w:ins w:author="Vanessa Cristina Viebrantz" w:date="2018-12-09T16:44:39.4326816" w:id="1796247154">
        <w:r w:rsidRPr="37E4A743" w:rsidR="7A310992">
          <w:rPr>
            <w:lang w:val="pt-BR"/>
            <w:rPrChange w:author="Leticia de Carvalho" w:date="2018-12-09T16:35:58.8266136" w:id="1611029155">
              <w:rPr/>
            </w:rPrChange>
          </w:rPr>
          <w:t xml:space="preserve">a</w:t>
        </w:r>
      </w:ins>
      <w:ins w:author="Leticia de Carvalho" w:date="2018-12-09T16:44:09.0343581" w:id="162402077">
        <w:del w:author="Vanessa Cristina Viebrantz" w:date="2018-12-09T16:44:39.4326816" w:id="2018403016">
          <w:r w:rsidRPr="37E4A743" w:rsidDel="7A310992" w:rsidR="7C321C7C">
            <w:rPr>
              <w:lang w:val="pt-BR"/>
              <w:rPrChange w:author="Leticia de Carvalho" w:date="2018-12-09T16:35:58.8266136" w:id="1980064458">
                <w:rPr/>
              </w:rPrChange>
            </w:rPr>
            <w:delText xml:space="preserve">a</w:delText>
          </w:r>
        </w:del>
        <w:r w:rsidRPr="37E4A743" w:rsidR="7C321C7C">
          <w:rPr>
            <w:lang w:val="pt-BR"/>
            <w:rPrChange w:author="Leticia de Carvalho" w:date="2018-12-09T16:35:58.8266136" w:id="575745748">
              <w:rPr/>
            </w:rPrChange>
          </w:rPr>
          <w:t xml:space="preserve"> com sucesso</w:t>
        </w:r>
      </w:ins>
      <w:ins w:author="Leticia de Carvalho" w:date="2018-12-09T16:45:09.8102719" w:id="1695622790">
        <w:r w:rsidRPr="37E4A743" w:rsidR="4A2E52D9">
          <w:rPr>
            <w:lang w:val="pt-BR"/>
            <w:rPrChange w:author="Leticia de Carvalho" w:date="2018-12-09T16:35:58.8266136" w:id="1381929012">
              <w:rPr/>
            </w:rPrChange>
          </w:rPr>
          <w:t xml:space="preserve"> e que nos assegurou </w:t>
        </w:r>
      </w:ins>
      <w:ins w:author="Leticia de Carvalho" w:date="2018-12-09T16:47:10.9022102" w:id="1045276540">
        <w:r w:rsidRPr="37E4A743" w:rsidR="79876E3C">
          <w:rPr>
            <w:lang w:val="pt-BR"/>
            <w:rPrChange w:author="Leticia de Carvalho" w:date="2018-12-09T16:35:58.8266136" w:id="748698954">
              <w:rPr/>
            </w:rPrChange>
          </w:rPr>
          <w:t xml:space="preserve">de que todo nosso empenho </w:t>
        </w:r>
      </w:ins>
      <w:ins w:author="Leticia de Carvalho" w:date="2018-12-09T16:49:42.7330546" w:id="7354494">
        <w:r w:rsidRPr="37E4A743" w:rsidR="127015B1">
          <w:rPr>
            <w:lang w:val="pt-BR"/>
            <w:rPrChange w:author="Leticia de Carvalho" w:date="2018-12-09T16:35:58.8266136" w:id="1453887227">
              <w:rPr/>
            </w:rPrChange>
          </w:rPr>
          <w:t xml:space="preserve">para desenvolve</w:t>
        </w:r>
      </w:ins>
      <w:ins w:author="Leticia de Carvalho" w:date="2018-12-09T16:50:43.4806902" w:id="1392477068">
        <w:r w:rsidRPr="37E4A743" w:rsidR="00368C70">
          <w:rPr>
            <w:lang w:val="pt-BR"/>
            <w:rPrChange w:author="Leticia de Carvalho" w:date="2018-12-09T16:35:58.8266136" w:id="1712791563">
              <w:rPr/>
            </w:rPrChange>
          </w:rPr>
          <w:t xml:space="preserve">-lo </w:t>
        </w:r>
      </w:ins>
      <w:ins w:author="Leticia de Carvalho" w:date="2018-12-09T17:00:49.6176835" w:id="1679422201">
        <w:r w:rsidRPr="37E4A743" w:rsidR="538BDD34">
          <w:rPr>
            <w:lang w:val="pt-BR"/>
            <w:rPrChange w:author="Leticia de Carvalho" w:date="2018-12-09T16:35:58.8266136" w:id="1097803939">
              <w:rPr/>
            </w:rPrChange>
          </w:rPr>
          <w:t xml:space="preserve">foi merecid</w:t>
        </w:r>
      </w:ins>
      <w:ins w:author="Leticia de Carvalho" w:date="2018-12-09T17:02:20.738123" w:id="101405036">
        <w:r w:rsidRPr="37E4A743" w:rsidR="4DC1FF23">
          <w:rPr>
            <w:lang w:val="pt-BR"/>
            <w:rPrChange w:author="Leticia de Carvalho" w:date="2018-12-09T16:35:58.8266136" w:id="1515559287">
              <w:rPr/>
            </w:rPrChange>
          </w:rPr>
          <w:t xml:space="preserve">o.</w:t>
        </w:r>
      </w:ins>
      <w:ins w:author="Vanessa Cristina Viebrantz" w:date="2018-12-09T16:44:39.4326816" w:id="819200040">
        <w:del w:author="Leticia de Carvalho" w:date="2018-12-09T16:45:09.8102719" w:id="1434656258">
          <w:r w:rsidRPr="37E4A743" w:rsidDel="4A2E52D9" w:rsidR="7A310992">
            <w:rPr>
              <w:lang w:val="pt-BR"/>
              <w:rPrChange w:author="Leticia de Carvalho" w:date="2018-12-09T16:35:58.8266136" w:id="193307359">
                <w:rPr/>
              </w:rPrChange>
            </w:rPr>
            <w:delText xml:space="preserve">, </w:delText>
          </w:r>
        </w:del>
      </w:ins>
    </w:p>
    <w:p w:rsidR="44A51850" w:rsidDel="45C4A71B" w:rsidP="3AA07196" w:rsidRDefault="44A51850" w14:paraId="1223810C" w14:textId="17DA5E29">
      <w:pPr>
        <w:pStyle w:val="Corpodetexto"/>
        <w:spacing w:before="0" w:beforeAutospacing="off" w:after="0" w:afterAutospacing="off" w:line="360" w:lineRule="auto"/>
        <w:ind w:firstLine="0"/>
        <w:rPr>
          <w:del w:author="Leticia de Carvalho" w:date="2018-12-09T17:16:29.5502159" w:id="1816366939"/>
          <w:lang w:val="pt-BR"/>
          <w:rPrChange w:author="Vanessa Cristina Viebrantz" w:date="2018-12-09T17:14:28.4150461" w:id="966634550">
            <w:rPr/>
          </w:rPrChange>
        </w:rPr>
        <w:pPrChange w:author="Vanessa Cristina Viebrantz" w:date="2018-12-09T17:14:28.4150461" w:id="145796648">
          <w:pPr/>
        </w:pPrChange>
      </w:pPr>
    </w:p>
    <w:p w:rsidR="37E4A743" w:rsidDel="2B568E4D" w:rsidP="6131403B" w:rsidRDefault="37E4A743" w14:paraId="17C94F78" w14:textId="4FF01D1E">
      <w:pPr>
        <w:pStyle w:val="Corpodetexto"/>
        <w:spacing w:before="0" w:beforeAutospacing="off" w:after="0" w:afterAutospacing="off" w:line="360" w:lineRule="auto"/>
        <w:ind w:left="0" w:right="0" w:firstLine="567"/>
        <w:jc w:val="both"/>
        <w:rPr>
          <w:del w:author="Leticia de Carvalho" w:date="2018-12-09T16:38:30.4004603" w:id="2144100324"/>
          <w:lang w:val="pt-BR"/>
          <w:rPrChange w:author="Leticia de Carvalho" w:date="2018-12-09T16:38:00.1114978" w:id="1546311987">
            <w:rPr/>
          </w:rPrChange>
        </w:rPr>
        <w:pPrChange w:author="Leticia de Carvalho" w:date="2018-12-09T16:38:00.1114978" w:id="1963023115">
          <w:pPr/>
        </w:pPrChange>
      </w:pPr>
    </w:p>
    <w:p w:rsidR="5744B36E" w:rsidDel="7A310992" w:rsidP="7C321C7C" w:rsidRDefault="5744B36E" w14:paraId="742FDE8B" w14:textId="76535BE2">
      <w:pPr>
        <w:pStyle w:val="Corpodetexto"/>
        <w:spacing w:before="0" w:beforeAutospacing="off" w:after="0" w:afterAutospacing="off" w:line="360" w:lineRule="auto"/>
        <w:ind w:left="0" w:right="0" w:firstLine="567"/>
        <w:jc w:val="both"/>
        <w:rPr>
          <w:del w:author="Vanessa Cristina Viebrantz" w:date="2018-12-09T16:44:39.4326816" w:id="470008182"/>
          <w:lang w:val="pt-BR"/>
          <w:rPrChange w:author="Leticia de Carvalho" w:date="2018-12-09T16:44:09.0343581" w:id="1625553676">
            <w:rPr/>
          </w:rPrChange>
        </w:rPr>
        <w:pPrChange w:author="Leticia de Carvalho" w:date="2018-12-09T16:44:09.0343581" w:id="349330281">
          <w:pPr/>
        </w:pPrChange>
      </w:pPr>
    </w:p>
    <w:p w:rsidR="7A310992" w:rsidDel="4A2E52D9" w:rsidP="7A310992" w:rsidRDefault="7A310992" w14:paraId="736D0FB4" w14:textId="3A7158A6">
      <w:pPr>
        <w:pStyle w:val="Corpodetexto"/>
        <w:bidi w:val="0"/>
        <w:spacing w:before="0" w:beforeAutospacing="off" w:after="0" w:afterAutospacing="off" w:line="360" w:lineRule="auto"/>
        <w:ind w:left="0" w:right="0" w:firstLine="567"/>
        <w:jc w:val="both"/>
        <w:rPr>
          <w:del w:author="Leticia de Carvalho" w:date="2018-12-09T16:45:09.8102719" w:id="1914710526"/>
          <w:lang w:val="pt-BR"/>
          <w:rPrChange w:author="Vanessa Cristina Viebrantz" w:date="2018-12-09T16:44:39.4326816" w:id="1323454185">
            <w:rPr/>
          </w:rPrChange>
        </w:rPr>
        <w:pPrChange w:author="Vanessa Cristina Viebrantz" w:date="2018-12-09T16:44:39.4326816" w:id="621188369">
          <w:pPr/>
        </w:pPrChange>
      </w:pPr>
    </w:p>
    <w:p w:rsidR="6AA2D02E" w:rsidDel="63BD4F98" w:rsidP="38FD7AD1" w:rsidRDefault="6AA2D02E" w14:paraId="75CC77BE" w14:textId="33612F8A">
      <w:pPr>
        <w:pStyle w:val="Corpodetexto"/>
        <w:spacing w:before="0" w:beforeAutospacing="off" w:after="0" w:afterAutospacing="off" w:line="360" w:lineRule="auto"/>
        <w:ind w:left="0" w:right="0" w:firstLine="567"/>
        <w:jc w:val="both"/>
        <w:rPr>
          <w:del w:author="Vanessa Cristina Viebrantz" w:date="2018-12-09T17:27:41.8324563" w:id="1140335852"/>
          <w:lang w:val="pt-BR"/>
          <w:rPrChange w:author="Vanessa Cristina Viebrantz" w:date="2018-12-09T17:27:11.7742365" w:id="1194482827">
            <w:rPr/>
          </w:rPrChange>
        </w:rPr>
        <w:pPrChange w:author="Vanessa Cristina Viebrantz" w:date="2018-12-09T17:27:11.7742365" w:id="1729630078">
          <w:pPr/>
        </w:pPrChange>
      </w:pPr>
      <w:ins w:author="Vanessa Cristina Viebrantz" w:date="2018-12-09T17:17:29.973514" w:id="48073912">
        <w:r w:rsidRPr="03029562" w:rsidR="03029562">
          <w:rPr>
            <w:lang w:val="pt-BR"/>
            <w:rPrChange w:author="Vanessa Cristina Viebrantz" w:date="2018-12-09T17:17:29.973514" w:id="1709917330">
              <w:rPr/>
            </w:rPrChange>
          </w:rPr>
          <w:t xml:space="preserve">Reconhecemos que nossos </w:t>
        </w:r>
        <w:r w:rsidRPr="03029562" w:rsidR="03029562">
          <w:rPr>
            <w:lang w:val="pt-BR"/>
            <w:rPrChange w:author="Vanessa Cristina Viebrantz" w:date="2018-12-09T17:17:29.973514" w:id="116483030">
              <w:rPr/>
            </w:rPrChange>
          </w:rPr>
          <w:t>objet</w:t>
        </w:r>
      </w:ins>
      <w:ins w:author="Vanessa Cristina Viebrantz" w:date="2018-12-09T17:18:00.5163222" w:id="197609159">
        <w:r w:rsidRPr="03029562" w:rsidR="702E5B48">
          <w:rPr>
            <w:lang w:val="pt-BR"/>
            <w:rPrChange w:author="Vanessa Cristina Viebrantz" w:date="2018-12-09T17:17:29.973514" w:id="516883684">
              <w:rPr/>
            </w:rPrChange>
          </w:rPr>
          <w:t xml:space="preserve">ivos foram alcançados</w:t>
        </w:r>
      </w:ins>
      <w:ins w:author="Vanessa Cristina Viebrantz" w:date="2018-12-09T17:20:32.1704934" w:id="1783560214">
        <w:r w:rsidRPr="03029562" w:rsidR="65169D15">
          <w:rPr>
            <w:lang w:val="pt-BR"/>
            <w:rPrChange w:author="Vanessa Cristina Viebrantz" w:date="2018-12-09T17:17:29.973514" w:id="127405767">
              <w:rPr/>
            </w:rPrChange>
          </w:rPr>
          <w:t xml:space="preserve">, que </w:t>
        </w:r>
      </w:ins>
      <w:ins w:author="Vanessa Cristina Viebrantz" w:date="2018-12-09T17:21:02.4204151" w:id="56853034">
        <w:r w:rsidRPr="03029562" w:rsidR="2374B6E4">
          <w:rPr>
            <w:lang w:val="pt-BR"/>
            <w:rPrChange w:author="Vanessa Cristina Viebrantz" w:date="2018-12-09T17:17:29.973514" w:id="145164105">
              <w:rPr/>
            </w:rPrChange>
          </w:rPr>
          <w:t xml:space="preserve">o tempo destinado para execuçã</w:t>
        </w:r>
      </w:ins>
      <w:ins w:author="Vanessa Cristina Viebrantz" w:date="2018-12-09T17:21:32.6541641" w:id="386423989">
        <w:r w:rsidRPr="03029562" w:rsidR="37901907">
          <w:rPr>
            <w:lang w:val="pt-BR"/>
            <w:rPrChange w:author="Vanessa Cristina Viebrantz" w:date="2018-12-09T17:17:29.973514" w:id="1076853798">
              <w:rPr/>
            </w:rPrChange>
          </w:rPr>
          <w:t xml:space="preserve">o do j</w:t>
        </w:r>
      </w:ins>
      <w:ins w:author="Vanessa Cristina Viebrantz" w:date="2018-12-09T17:26:11.4396404" w:id="1995219320">
        <w:r w:rsidRPr="03029562" w:rsidR="16CE1BBE">
          <w:rPr>
            <w:lang w:val="pt-BR"/>
            <w:rPrChange w:author="Vanessa Cristina Viebrantz" w:date="2018-12-09T17:17:29.973514" w:id="1334431582">
              <w:rPr/>
            </w:rPrChange>
          </w:rPr>
          <w:t xml:space="preserve">ogo j</w:t>
        </w:r>
      </w:ins>
      <w:ins w:author="Vanessa Cristina Viebrantz" w:date="2018-12-09T17:21:32.6541641" w:id="1515563416">
        <w:r w:rsidRPr="03029562" w:rsidR="37901907">
          <w:rPr>
            <w:lang w:val="pt-BR"/>
            <w:rPrChange w:author="Vanessa Cristina Viebrantz" w:date="2018-12-09T17:17:29.973514" w:id="356448569">
              <w:rPr/>
            </w:rPrChange>
          </w:rPr>
          <w:t xml:space="preserve">unto </w:t>
        </w:r>
        <w:r w:rsidRPr="03029562" w:rsidR="37901907">
          <w:rPr>
            <w:lang w:val="pt-BR"/>
            <w:rPrChange w:author="Vanessa Cristina Viebrantz" w:date="2018-12-09T17:17:29.973514" w:id="1586421073">
              <w:rPr/>
            </w:rPrChange>
          </w:rPr>
          <w:t xml:space="preserve">as </w:t>
        </w:r>
      </w:ins>
      <w:ins w:author="Vanessa Cristina Viebrantz" w:date="2018-12-09T17:24:10.437819" w:id="1533513433">
        <w:r w:rsidRPr="03029562" w:rsidR="37901907">
          <w:rPr>
            <w:lang w:val="pt-BR"/>
            <w:rPrChange w:author="Vanessa Cristina Viebrantz" w:date="2018-12-09T17:17:29.973514" w:id="1431590664">
              <w:rPr/>
            </w:rPrChange>
          </w:rPr>
          <w:t xml:space="preserve">crianças</w:t>
        </w:r>
      </w:ins>
      <w:ins w:author="Vanessa Cristina Viebrantz" w:date="2018-12-09T17:34:45.8019778" w:id="383048890">
        <w:r w:rsidRPr="03029562" w:rsidR="4D153733">
          <w:rPr>
            <w:lang w:val="pt-BR"/>
            <w:rPrChange w:author="Vanessa Cristina Viebrantz" w:date="2018-12-09T17:17:29.973514" w:id="991652175">
              <w:rPr/>
            </w:rPrChange>
          </w:rPr>
          <w:t xml:space="preserve">, </w:t>
        </w:r>
      </w:ins>
      <w:ins w:author="Vanessa Cristina Viebrantz" w:date="2018-12-09T17:24:40.7678985" w:id="1675311637">
        <w:r w:rsidRPr="03029562" w:rsidR="2806BCED">
          <w:rPr>
            <w:lang w:val="pt-BR"/>
            <w:rPrChange w:author="Vanessa Cristina Viebrantz" w:date="2018-12-09T17:17:29.973514" w:id="1876798731">
              <w:rPr/>
            </w:rPrChange>
          </w:rPr>
          <w:t xml:space="preserve">nos </w:t>
        </w:r>
      </w:ins>
      <w:ins w:author="Vanessa Cristina Viebrantz" w:date="2018-12-09T17:24:10.437819" w:id="2126725191">
        <w:r w:rsidRPr="03029562" w:rsidR="37901907">
          <w:rPr>
            <w:lang w:val="pt-BR"/>
            <w:rPrChange w:author="Vanessa Cristina Viebrantz" w:date="2018-12-09T17:17:29.973514" w:id="598398743">
              <w:rPr/>
            </w:rPrChange>
          </w:rPr>
          <w:t xml:space="preserve">engrandeceu</w:t>
        </w:r>
      </w:ins>
      <w:ins w:author="Vanessa Cristina Viebrantz" w:date="2018-12-09T17:21:32.6541641" w:id="1721850989">
        <w:r w:rsidRPr="03029562" w:rsidR="37901907">
          <w:rPr>
            <w:lang w:val="pt-BR"/>
            <w:rPrChange w:author="Vanessa Cristina Viebrantz" w:date="2018-12-09T17:17:29.973514" w:id="1693263370">
              <w:rPr/>
            </w:rPrChange>
          </w:rPr>
          <w:t xml:space="preserve"> </w:t>
        </w:r>
      </w:ins>
      <w:ins w:author="Vanessa Cristina Viebrantz" w:date="2018-12-09T17:27:11.7742365" w:id="1685455677">
        <w:r w:rsidRPr="03029562" w:rsidR="6628A478">
          <w:rPr>
            <w:lang w:val="pt-BR"/>
            <w:rPrChange w:author="Vanessa Cristina Viebrantz" w:date="2018-12-09T17:17:29.973514" w:id="517880538">
              <w:rPr/>
            </w:rPrChange>
          </w:rPr>
          <w:t xml:space="preserve">e acrescentou</w:t>
        </w:r>
      </w:ins>
      <w:ins w:author="Vanessa Cristina Viebrantz" w:date="2018-12-09T17:26:41.737641" w:id="1590516190">
        <w:r w:rsidRPr="03029562" w:rsidR="348E1412">
          <w:rPr>
            <w:lang w:val="pt-BR"/>
            <w:rPrChange w:author="Vanessa Cristina Viebrantz" w:date="2018-12-09T17:17:29.973514" w:id="1928895719">
              <w:rPr/>
            </w:rPrChange>
          </w:rPr>
          <w:t xml:space="preserve"> </w:t>
        </w:r>
      </w:ins>
      <w:ins w:author="Vanessa Cristina Viebrantz" w:date="2018-12-09T17:27:11.7742365" w:id="1960239368">
        <w:r w:rsidRPr="03029562" w:rsidR="38FD7AD1">
          <w:rPr>
            <w:lang w:val="pt-BR"/>
            <w:rPrChange w:author="Vanessa Cristina Viebrantz" w:date="2018-12-09T17:17:29.973514" w:id="483943592">
              <w:rPr/>
            </w:rPrChange>
          </w:rPr>
          <w:t xml:space="preserve">de forma significativa nossa vida</w:t>
        </w:r>
      </w:ins>
      <w:ins w:author="Vanessa Cristina Viebrantz" w:date="2018-12-09T17:27:41.8324563" w:id="1289149381">
        <w:r w:rsidRPr="03029562" w:rsidR="63BD4F98">
          <w:rPr>
            <w:lang w:val="pt-BR"/>
            <w:rPrChange w:author="Vanessa Cristina Viebrantz" w:date="2018-12-09T17:17:29.973514" w:id="1205923394">
              <w:rPr/>
            </w:rPrChange>
          </w:rPr>
          <w:t xml:space="preserve"> acadêmica </w:t>
        </w:r>
      </w:ins>
      <w:ins w:author="Vanessa Cristina Viebrantz" w:date="2018-12-09T17:29:12.5678186" w:id="1296933829">
        <w:r w:rsidRPr="03029562" w:rsidR="6185A739">
          <w:rPr>
            <w:lang w:val="pt-BR"/>
            <w:rPrChange w:author="Vanessa Cristina Viebrantz" w:date="2018-12-09T17:17:29.973514" w:id="2070259230">
              <w:rPr/>
            </w:rPrChange>
          </w:rPr>
          <w:t xml:space="preserve">como </w:t>
        </w:r>
        <w:r w:rsidRPr="03029562" w:rsidR="6185A739">
          <w:rPr>
            <w:lang w:val="pt-BR"/>
            <w:rPrChange w:author="Vanessa Cristina Viebrantz" w:date="2018-12-09T17:17:29.973514" w:id="730702445">
              <w:rPr/>
            </w:rPrChange>
          </w:rPr>
          <w:t xml:space="preserve">ex</w:t>
        </w:r>
      </w:ins>
      <w:ins w:author="Vanessa Cristina Viebrantz" w:date="2018-12-09T17:29:43.1608443" w:id="273501637">
        <w:r w:rsidRPr="03029562" w:rsidR="51A45119">
          <w:rPr>
            <w:lang w:val="pt-BR"/>
            <w:rPrChange w:author="Vanessa Cristina Viebrantz" w:date="2018-12-09T17:17:29.973514" w:id="248348166">
              <w:rPr/>
            </w:rPrChange>
          </w:rPr>
          <w:t xml:space="preserve">periência </w:t>
        </w:r>
      </w:ins>
      <w:ins w:author="Vanessa Cristina Viebrantz" w:date="2018-12-09T17:34:45.8019778" w:id="2005656846">
        <w:r w:rsidRPr="03029562" w:rsidR="4D153733">
          <w:rPr>
            <w:lang w:val="pt-BR"/>
            <w:rPrChange w:author="Vanessa Cristina Viebrantz" w:date="2018-12-09T17:17:29.973514" w:id="1160338699">
              <w:rPr/>
            </w:rPrChange>
          </w:rPr>
          <w:t xml:space="preserve">a ser lev</w:t>
        </w:r>
      </w:ins>
      <w:ins w:author="Vanessa Cristina Viebrantz" w:date="2018-12-09T17:35:16.3784167" w:id="2145312128">
        <w:r w:rsidRPr="03029562" w:rsidR="7FFC16D9">
          <w:rPr>
            <w:lang w:val="pt-BR"/>
            <w:rPrChange w:author="Vanessa Cristina Viebrantz" w:date="2018-12-09T17:17:29.973514" w:id="1537963174">
              <w:rPr/>
            </w:rPrChange>
          </w:rPr>
          <w:t xml:space="preserve">ada </w:t>
        </w:r>
      </w:ins>
      <w:ins w:author="Vanessa Cristina Viebrantz" w:date="2018-12-09T17:36:17.0090975" w:id="586893245">
        <w:r w:rsidRPr="03029562" w:rsidR="7210E768">
          <w:rPr>
            <w:lang w:val="pt-BR"/>
            <w:rPrChange w:author="Vanessa Cristina Viebrantz" w:date="2018-12-09T17:17:29.973514" w:id="1173258038">
              <w:rPr/>
            </w:rPrChange>
          </w:rPr>
          <w:t xml:space="preserve">e </w:t>
        </w:r>
      </w:ins>
      <w:ins w:author="Vanessa Cristina Viebrantz" w:date="2018-12-09T17:37:17.7700626" w:id="1445164087">
        <w:r w:rsidRPr="03029562" w:rsidR="5716010C">
          <w:rPr>
            <w:lang w:val="pt-BR"/>
            <w:rPrChange w:author="Vanessa Cristina Viebrantz" w:date="2018-12-09T17:17:29.973514" w:id="1416111284">
              <w:rPr/>
            </w:rPrChange>
          </w:rPr>
          <w:t xml:space="preserve">transmitida </w:t>
        </w:r>
      </w:ins>
      <w:ins w:author="Vanessa Cristina Viebrantz" w:date="2018-12-09T17:37:48.0054455" w:id="1298207999">
        <w:r w:rsidRPr="03029562" w:rsidR="4D3E06D0">
          <w:rPr>
            <w:lang w:val="pt-BR"/>
            <w:rPrChange w:author="Vanessa Cristina Viebrantz" w:date="2018-12-09T17:17:29.973514" w:id="437902628">
              <w:rPr/>
            </w:rPrChange>
          </w:rPr>
          <w:t xml:space="preserve">para outras escolas</w:t>
        </w:r>
      </w:ins>
      <w:ins w:author="Vanessa Cristina Viebrantz" w:date="2018-12-09T17:38:18.3474149" w:id="1923037689">
        <w:r w:rsidRPr="03029562" w:rsidR="311DA0A5">
          <w:rPr>
            <w:lang w:val="pt-BR"/>
            <w:rPrChange w:author="Vanessa Cristina Viebrantz" w:date="2018-12-09T17:17:29.973514" w:id="759263179">
              <w:rPr/>
            </w:rPrChange>
          </w:rPr>
          <w:t xml:space="preserve"> e crianças, além claro</w:t>
        </w:r>
      </w:ins>
      <w:ins w:author="Vanessa Cristina Viebrantz" w:date="2018-12-09T17:42:50.55141" w:id="1468961623">
        <w:r w:rsidRPr="03029562" w:rsidR="667D9F14">
          <w:rPr>
            <w:lang w:val="pt-BR"/>
            <w:rPrChange w:author="Vanessa Cristina Viebrantz" w:date="2018-12-09T17:17:29.973514" w:id="1433232691">
              <w:rPr/>
            </w:rPrChange>
          </w:rPr>
          <w:t xml:space="preserve">,</w:t>
        </w:r>
      </w:ins>
      <w:ins w:author="Vanessa Cristina Viebrantz" w:date="2018-12-09T17:38:18.3474149" w:id="1931502893">
        <w:r w:rsidRPr="03029562" w:rsidR="311DA0A5">
          <w:rPr>
            <w:lang w:val="pt-BR"/>
            <w:rPrChange w:author="Vanessa Cristina Viebrantz" w:date="2018-12-09T17:17:29.973514" w:id="322608949">
              <w:rPr/>
            </w:rPrChange>
          </w:rPr>
          <w:t xml:space="preserve"> durante noss</w:t>
        </w:r>
      </w:ins>
      <w:ins w:author="Vanessa Cristina Viebrantz" w:date="2018-12-09T17:38:48.503647" w:id="726409788">
        <w:r w:rsidRPr="03029562" w:rsidR="427C5862">
          <w:rPr>
            <w:lang w:val="pt-BR"/>
            <w:rPrChange w:author="Vanessa Cristina Viebrantz" w:date="2018-12-09T17:17:29.973514" w:id="1253690262">
              <w:rPr/>
            </w:rPrChange>
          </w:rPr>
          <w:t xml:space="preserve">a formação docente. </w:t>
        </w:r>
      </w:ins>
      <w:ins w:author="Vanessa Cristina Viebrantz" w:date="2018-12-09T17:39:49.0556473" w:id="654741821">
        <w:r w:rsidRPr="03029562" w:rsidR="2E3267AB">
          <w:rPr>
            <w:lang w:val="pt-BR"/>
            <w:rPrChange w:author="Vanessa Cristina Viebrantz" w:date="2018-12-09T17:17:29.973514" w:id="187411403">
              <w:rPr/>
            </w:rPrChange>
          </w:rPr>
          <w:t xml:space="preserve">A aplicação do jogo com uso da</w:t>
        </w:r>
      </w:ins>
      <w:ins w:author="Vanessa Cristina Viebrantz" w:date="2018-12-09T17:40:19.3172703" w:id="555510948">
        <w:r w:rsidRPr="03029562" w:rsidR="28A6DFD2">
          <w:rPr>
            <w:lang w:val="pt-BR"/>
            <w:rPrChange w:author="Vanessa Cristina Viebrantz" w:date="2018-12-09T17:17:29.973514" w:id="133316070">
              <w:rPr/>
            </w:rPrChange>
          </w:rPr>
          <w:t xml:space="preserve">s tecnologias digitais</w:t>
        </w:r>
      </w:ins>
      <w:ins w:author="Leticia de Carvalho" w:date="2018-12-09T17:54:27.8639575" w:id="930826399">
        <w:r w:rsidRPr="03029562" w:rsidR="48E16B82">
          <w:rPr>
            <w:lang w:val="pt-BR"/>
            <w:rPrChange w:author="Vanessa Cristina Viebrantz" w:date="2018-12-09T17:17:29.973514" w:id="991064822">
              <w:rPr/>
            </w:rPrChange>
          </w:rPr>
          <w:t xml:space="preserve">,</w:t>
        </w:r>
      </w:ins>
      <w:ins w:author="Vanessa Cristina Viebrantz" w:date="2018-12-09T17:40:19.3172703" w:id="2022628528">
        <w:r w:rsidRPr="03029562" w:rsidR="28A6DFD2">
          <w:rPr>
            <w:lang w:val="pt-BR"/>
            <w:rPrChange w:author="Vanessa Cristina Viebrantz" w:date="2018-12-09T17:17:29.973514" w:id="1226892908">
              <w:rPr/>
            </w:rPrChange>
          </w:rPr>
          <w:t xml:space="preserve"> articulada com </w:t>
        </w:r>
      </w:ins>
      <w:ins w:author="Vanessa Cristina Viebrantz" w:date="2018-12-09T17:40:49.5329739" w:id="1760216794">
        <w:r w:rsidRPr="03029562" w:rsidR="1D642B29">
          <w:rPr>
            <w:lang w:val="pt-BR"/>
            <w:rPrChange w:author="Vanessa Cristina Viebrantz" w:date="2018-12-09T17:17:29.973514" w:id="1060967517">
              <w:rPr/>
            </w:rPrChange>
          </w:rPr>
          <w:t xml:space="preserve">demais jogos e formas de planejar</w:t>
        </w:r>
      </w:ins>
      <w:ins w:author="Vanessa Cristina Viebrantz" w:date="2018-12-09T17:42:50.55141" w:id="1105958124">
        <w:r w:rsidRPr="03029562" w:rsidR="667D9F14">
          <w:rPr>
            <w:lang w:val="pt-BR"/>
            <w:rPrChange w:author="Vanessa Cristina Viebrantz" w:date="2018-12-09T17:17:29.973514" w:id="119198679">
              <w:rPr/>
            </w:rPrChange>
          </w:rPr>
          <w:t xml:space="preserve"> </w:t>
        </w:r>
      </w:ins>
      <w:ins w:author="Leticia de Carvalho" w:date="2018-12-09T17:53:27.2546717" w:id="1259958820">
        <w:r w:rsidRPr="03029562" w:rsidR="7CDE429F">
          <w:rPr>
            <w:lang w:val="pt-BR"/>
            <w:rPrChange w:author="Vanessa Cristina Viebrantz" w:date="2018-12-09T17:17:29.973514" w:id="1489123358">
              <w:rPr/>
            </w:rPrChange>
          </w:rPr>
          <w:t xml:space="preserve">uma </w:t>
        </w:r>
      </w:ins>
      <w:ins w:author="Vanessa Cristina Viebrantz" w:date="2018-12-09T17:42:50.55141" w:id="1351675052">
        <w:r w:rsidRPr="03029562" w:rsidR="667D9F14">
          <w:rPr>
            <w:lang w:val="pt-BR"/>
            <w:rPrChange w:author="Vanessa Cristina Viebrantz" w:date="2018-12-09T17:17:29.973514" w:id="563197671">
              <w:rPr/>
            </w:rPrChange>
          </w:rPr>
          <w:t xml:space="preserve">aula</w:t>
        </w:r>
      </w:ins>
      <w:ins w:author="Leticia de Carvalho" w:date="2018-12-09T17:54:27.8639575" w:id="1434535560">
        <w:r w:rsidRPr="03029562" w:rsidR="48E16B82">
          <w:rPr>
            <w:lang w:val="pt-BR"/>
            <w:rPrChange w:author="Vanessa Cristina Viebrantz" w:date="2018-12-09T17:17:29.973514" w:id="610475740">
              <w:rPr/>
            </w:rPrChange>
          </w:rPr>
          <w:t xml:space="preserve">,</w:t>
        </w:r>
      </w:ins>
      <w:ins w:author="Vanessa Cristina Viebrantz" w:date="2018-12-09T17:42:50.55141" w:id="1826877815">
        <w:r w:rsidRPr="03029562" w:rsidR="667D9F14">
          <w:rPr>
            <w:lang w:val="pt-BR"/>
            <w:rPrChange w:author="Vanessa Cristina Viebrantz" w:date="2018-12-09T17:17:29.973514" w:id="1493620768">
              <w:rPr/>
            </w:rPrChange>
          </w:rPr>
          <w:t xml:space="preserve"> nos mostra que o conhecimento </w:t>
        </w:r>
      </w:ins>
      <w:ins w:author="Vanessa Cristina Viebrantz" w:date="2018-12-09T17:44:21.6042992" w:id="743887842">
        <w:r w:rsidRPr="03029562" w:rsidR="636F15F0">
          <w:rPr>
            <w:lang w:val="pt-BR"/>
            <w:rPrChange w:author="Vanessa Cristina Viebrantz" w:date="2018-12-09T17:17:29.973514" w:id="1285955562">
              <w:rPr/>
            </w:rPrChange>
          </w:rPr>
          <w:t xml:space="preserve">é facil</w:t>
        </w:r>
      </w:ins>
      <w:ins w:author="Vanessa Cristina Viebrantz" w:date="2018-12-09T17:44:51.9442986" w:id="1857415376">
        <w:r w:rsidRPr="03029562" w:rsidR="573D3A15">
          <w:rPr>
            <w:lang w:val="pt-BR"/>
            <w:rPrChange w:author="Vanessa Cristina Viebrantz" w:date="2018-12-09T17:17:29.973514" w:id="2005182759">
              <w:rPr/>
            </w:rPrChange>
          </w:rPr>
          <w:t xml:space="preserve">mente </w:t>
        </w:r>
      </w:ins>
    </w:p>
    <w:p w:rsidR="63BD4F98" w:rsidDel="51A45119" w:rsidP="6185A739" w:rsidRDefault="63BD4F98" w14:paraId="239AD9A6" w14:textId="54C1FE71">
      <w:pPr>
        <w:pStyle w:val="Corpodetexto"/>
        <w:bidi w:val="0"/>
        <w:spacing w:before="0" w:beforeAutospacing="off" w:after="0" w:afterAutospacing="off" w:line="360" w:lineRule="auto"/>
        <w:ind w:left="0" w:right="0" w:firstLine="567"/>
        <w:jc w:val="both"/>
        <w:rPr>
          <w:del w:author="Vanessa Cristina Viebrantz" w:date="2018-12-09T17:29:43.1608443" w:id="427638787"/>
          <w:lang w:val="pt-BR"/>
          <w:rPrChange w:author="Vanessa Cristina Viebrantz" w:date="2018-12-09T17:29:12.5678186" w:id="913134631">
            <w:rPr/>
          </w:rPrChange>
        </w:rPr>
        <w:pPrChange w:author="Vanessa Cristina Viebrantz" w:date="2018-12-09T17:29:12.5678186" w:id="460309466">
          <w:pPr/>
        </w:pPrChange>
      </w:pPr>
    </w:p>
    <w:p w:rsidR="51A45119" w:rsidDel="7FFC16D9" w:rsidP="4D153733" w:rsidRDefault="51A45119" w14:paraId="5E87C199" w14:textId="04B86C5E">
      <w:pPr>
        <w:pStyle w:val="Corpodetexto"/>
        <w:spacing w:before="0" w:beforeAutospacing="off" w:after="0" w:afterAutospacing="off" w:line="360" w:lineRule="auto"/>
        <w:ind w:left="0" w:right="0" w:firstLine="567"/>
        <w:jc w:val="both"/>
        <w:rPr>
          <w:del w:author="Vanessa Cristina Viebrantz" w:date="2018-12-09T17:35:16.3784167" w:id="293494959"/>
          <w:lang w:val="pt-BR"/>
          <w:rPrChange w:author="Vanessa Cristina Viebrantz" w:date="2018-12-09T17:34:45.8019778" w:id="372013661">
            <w:rPr/>
          </w:rPrChange>
        </w:rPr>
        <w:pPrChange w:author="Vanessa Cristina Viebrantz" w:date="2018-12-09T17:34:45.8019778" w:id="1731440842">
          <w:pPr/>
        </w:pPrChange>
      </w:pPr>
    </w:p>
    <w:p w:rsidR="702E5B48" w:rsidDel="2374B6E4" w:rsidP="65169D15" w:rsidRDefault="702E5B48" w14:paraId="7556679E" w14:textId="7E55DE9E">
      <w:pPr>
        <w:pStyle w:val="Corpodetexto"/>
        <w:bidi w:val="0"/>
        <w:spacing w:before="0" w:beforeAutospacing="off" w:after="0" w:afterAutospacing="off" w:line="360" w:lineRule="auto"/>
        <w:ind w:left="0" w:right="0" w:firstLine="567"/>
        <w:jc w:val="both"/>
        <w:rPr>
          <w:del w:author="Vanessa Cristina Viebrantz" w:date="2018-12-09T17:21:02.4204151" w:id="1988053656"/>
          <w:lang w:val="pt-BR"/>
          <w:rPrChange w:author="Vanessa Cristina Viebrantz" w:date="2018-12-09T17:20:32.1704934" w:id="1076297869">
            <w:rPr/>
          </w:rPrChange>
        </w:rPr>
        <w:pPrChange w:author="Vanessa Cristina Viebrantz" w:date="2018-12-09T17:20:32.1704934" w:id="239519112">
          <w:pPr/>
        </w:pPrChange>
      </w:pPr>
    </w:p>
    <w:p w:rsidR="2374B6E4" w:rsidDel="37901907" w:rsidP="2374B6E4" w:rsidRDefault="2374B6E4" w14:paraId="539669AA" w14:textId="45DCA41D">
      <w:pPr>
        <w:pStyle w:val="Corpodetexto"/>
        <w:spacing w:before="0" w:beforeAutospacing="off" w:after="0" w:afterAutospacing="off" w:line="360" w:lineRule="auto"/>
        <w:ind w:left="0" w:right="0" w:firstLine="567"/>
        <w:jc w:val="both"/>
        <w:rPr>
          <w:del w:author="Vanessa Cristina Viebrantz" w:date="2018-12-09T17:21:32.6541641" w:id="1421879205"/>
          <w:lang w:val="pt-BR"/>
          <w:rPrChange w:author="Vanessa Cristina Viebrantz" w:date="2018-12-09T17:21:02.4204151" w:id="875466367">
            <w:rPr/>
          </w:rPrChange>
        </w:rPr>
        <w:pPrChange w:author="Vanessa Cristina Viebrantz" w:date="2018-12-09T17:21:02.4204151" w:id="913770854">
          <w:pPr/>
        </w:pPrChange>
      </w:pPr>
    </w:p>
    <w:p w:rsidR="37901907" w:rsidDel="16CE1BBE" w:rsidP="2806BCED" w:rsidRDefault="37901907" w14:paraId="5773A411" w14:textId="7719A562">
      <w:pPr>
        <w:pStyle w:val="Corpodetexto"/>
        <w:bidi w:val="0"/>
        <w:spacing w:before="0" w:beforeAutospacing="off" w:after="0" w:afterAutospacing="off" w:line="360" w:lineRule="auto"/>
        <w:ind w:left="0" w:right="0" w:firstLine="567"/>
        <w:jc w:val="both"/>
        <w:rPr>
          <w:del w:author="Vanessa Cristina Viebrantz" w:date="2018-12-09T17:26:11.4396404" w:id="497761929"/>
          <w:lang w:val="pt-BR"/>
          <w:rPrChange w:author="Vanessa Cristina Viebrantz" w:date="2018-12-09T17:24:40.7678985" w:id="1510504195">
            <w:rPr/>
          </w:rPrChange>
        </w:rPr>
        <w:pPrChange w:author="Vanessa Cristina Viebrantz" w:date="2018-12-09T17:24:40.7678985" w:id="1437712488">
          <w:pPr/>
        </w:pPrChange>
      </w:pPr>
    </w:p>
    <w:p w:rsidR="68B50F09" w:rsidDel="4D3E06D0" w:rsidP="5716010C" w:rsidRDefault="68B50F09" w14:paraId="7977240E" w14:textId="20F856C2">
      <w:pPr>
        <w:pStyle w:val="Corpodetexto"/>
        <w:spacing w:before="0" w:beforeAutospacing="off" w:after="0" w:afterAutospacing="off" w:line="360" w:lineRule="auto"/>
        <w:ind w:left="0" w:right="0" w:firstLine="567"/>
        <w:jc w:val="both"/>
        <w:rPr>
          <w:del w:author="Vanessa Cristina Viebrantz" w:date="2018-12-09T17:37:48.0054455" w:id="1910306496"/>
          <w:lang w:val="pt-BR"/>
          <w:rPrChange w:author="Vanessa Cristina Viebrantz" w:date="2018-12-09T17:37:17.7700626" w:id="362010324">
            <w:rPr/>
          </w:rPrChange>
        </w:rPr>
        <w:pPrChange w:author="Vanessa Cristina Viebrantz" w:date="2018-12-09T17:37:17.7700626" w:id="1500166199">
          <w:pPr/>
        </w:pPrChange>
      </w:pPr>
    </w:p>
    <w:p w:rsidR="4D3E06D0" w:rsidDel="311DA0A5" w:rsidP="4D3E06D0" w:rsidRDefault="4D3E06D0" w14:paraId="08F06BED" w14:textId="20F25BA3">
      <w:pPr>
        <w:pStyle w:val="Corpodetexto"/>
        <w:bidi w:val="0"/>
        <w:spacing w:before="0" w:beforeAutospacing="off" w:after="0" w:afterAutospacing="off" w:line="360" w:lineRule="auto"/>
        <w:ind w:left="0" w:right="0" w:firstLine="567"/>
        <w:jc w:val="both"/>
        <w:rPr>
          <w:del w:author="Vanessa Cristina Viebrantz" w:date="2018-12-09T17:38:18.3474149" w:id="808606621"/>
          <w:lang w:val="pt-BR"/>
          <w:rPrChange w:author="Vanessa Cristina Viebrantz" w:date="2018-12-09T17:37:48.0054455" w:id="2123046478">
            <w:rPr/>
          </w:rPrChange>
        </w:rPr>
        <w:pPrChange w:author="Vanessa Cristina Viebrantz" w:date="2018-12-09T17:37:48.0054455" w:id="949933241">
          <w:pPr/>
        </w:pPrChange>
      </w:pPr>
    </w:p>
    <w:p w:rsidR="311DA0A5" w:rsidDel="427C5862" w:rsidP="311DA0A5" w:rsidRDefault="311DA0A5" w14:paraId="2760EC8B" w14:textId="0A753307">
      <w:pPr>
        <w:pStyle w:val="Corpodetexto"/>
        <w:spacing w:before="0" w:beforeAutospacing="off" w:after="0" w:afterAutospacing="off" w:line="360" w:lineRule="auto"/>
        <w:ind w:left="0" w:right="0" w:firstLine="567"/>
        <w:jc w:val="both"/>
        <w:rPr>
          <w:del w:author="Vanessa Cristina Viebrantz" w:date="2018-12-09T17:38:48.503647" w:id="1940736733"/>
          <w:lang w:val="pt-BR"/>
          <w:rPrChange w:author="Vanessa Cristina Viebrantz" w:date="2018-12-09T17:38:18.3474149" w:id="655853155">
            <w:rPr/>
          </w:rPrChange>
        </w:rPr>
        <w:pPrChange w:author="Vanessa Cristina Viebrantz" w:date="2018-12-09T17:38:18.3474149" w:id="2084438669">
          <w:pPr/>
        </w:pPrChange>
      </w:pPr>
    </w:p>
    <w:p w:rsidR="427C5862" w:rsidDel="28A6DFD2" w:rsidP="2E3267AB" w:rsidRDefault="427C5862" w14:paraId="78B5BFE6" w14:textId="427F2A92">
      <w:pPr>
        <w:pStyle w:val="Corpodetexto"/>
        <w:bidi w:val="0"/>
        <w:spacing w:before="0" w:beforeAutospacing="off" w:after="0" w:afterAutospacing="off" w:line="360" w:lineRule="auto"/>
        <w:ind w:left="0" w:right="0" w:firstLine="567"/>
        <w:jc w:val="both"/>
        <w:rPr>
          <w:del w:author="Vanessa Cristina Viebrantz" w:date="2018-12-09T17:40:19.3172703" w:id="432982774"/>
          <w:lang w:val="pt-BR"/>
          <w:rPrChange w:author="Vanessa Cristina Viebrantz" w:date="2018-12-09T17:39:49.0556473" w:id="1389241716">
            <w:rPr/>
          </w:rPrChange>
        </w:rPr>
        <w:pPrChange w:author="Vanessa Cristina Viebrantz" w:date="2018-12-09T17:39:49.0556473" w:id="1671266322">
          <w:pPr/>
        </w:pPrChange>
      </w:pPr>
    </w:p>
    <w:p w:rsidR="28A6DFD2" w:rsidDel="1D642B29" w:rsidP="28A6DFD2" w:rsidRDefault="28A6DFD2" w14:paraId="48FBF47E" w14:textId="12EA39B5">
      <w:pPr>
        <w:pStyle w:val="Corpodetexto"/>
        <w:spacing w:before="0" w:beforeAutospacing="off" w:after="0" w:afterAutospacing="off" w:line="360" w:lineRule="auto"/>
        <w:ind w:left="0" w:right="0" w:firstLine="567"/>
        <w:jc w:val="both"/>
        <w:rPr>
          <w:del w:author="Vanessa Cristina Viebrantz" w:date="2018-12-09T17:40:49.5329739" w:id="1686083608"/>
          <w:lang w:val="pt-BR"/>
          <w:rPrChange w:author="Vanessa Cristina Viebrantz" w:date="2018-12-09T17:40:19.3172703" w:id="2014219270">
            <w:rPr/>
          </w:rPrChange>
        </w:rPr>
        <w:pPrChange w:author="Vanessa Cristina Viebrantz" w:date="2018-12-09T17:40:19.3172703" w:id="777119488">
          <w:pPr/>
        </w:pPrChange>
      </w:pPr>
    </w:p>
    <w:p w:rsidR="1D642B29" w:rsidDel="573D3A15" w:rsidP="636F15F0" w:rsidRDefault="1D642B29" w14:paraId="33557344" w14:textId="37A21E9F">
      <w:pPr>
        <w:pStyle w:val="Corpodetexto"/>
        <w:bidi w:val="0"/>
        <w:spacing w:before="0" w:beforeAutospacing="off" w:after="0" w:afterAutospacing="off" w:line="360" w:lineRule="auto"/>
        <w:ind w:left="0" w:right="0" w:firstLine="567"/>
        <w:jc w:val="both"/>
        <w:rPr>
          <w:del w:author="Vanessa Cristina Viebrantz" w:date="2018-12-09T17:44:51.9442986" w:id="1935507145"/>
          <w:lang w:val="pt-BR"/>
          <w:rPrChange w:author="Vanessa Cristina Viebrantz" w:date="2018-12-09T17:44:21.6042992" w:id="1949492972">
            <w:rPr/>
          </w:rPrChange>
        </w:rPr>
        <w:pPrChange w:author="Vanessa Cristina Viebrantz" w:date="2018-12-09T17:44:21.6042992" w:id="2071633405">
          <w:pPr/>
        </w:pPrChange>
      </w:pPr>
    </w:p>
    <w:p w:rsidR="573D3A15" w:rsidDel="1F764619" w:rsidP="573D3A15" w:rsidRDefault="573D3A15" w14:paraId="14C75535" w14:textId="7B64DF26">
      <w:pPr>
        <w:pStyle w:val="Corpodetexto"/>
        <w:spacing w:before="0" w:beforeAutospacing="off" w:after="0" w:afterAutospacing="off" w:line="360" w:lineRule="auto"/>
        <w:ind w:left="0" w:right="0" w:firstLine="567"/>
        <w:jc w:val="both"/>
        <w:rPr>
          <w:del w:author="Vanessa Cristina Viebrantz" w:date="2018-12-09T17:45:22.2724239" w:id="690996425"/>
          <w:lang w:val="pt-BR"/>
          <w:rPrChange w:author="Vanessa Cristina Viebrantz" w:date="2018-12-09T17:44:51.9442986" w:id="1263155048">
            <w:rPr/>
          </w:rPrChange>
        </w:rPr>
        <w:pPrChange w:author="Vanessa Cristina Viebrantz" w:date="2018-12-09T17:44:51.9442986" w:id="337710510">
          <w:pPr/>
        </w:pPrChange>
      </w:pPr>
      <w:ins w:author="Vanessa Cristina Viebrantz" w:date="2018-12-09T17:45:22.2724239" w:id="1760082951">
        <w:r w:rsidRPr="1F764619" w:rsidR="1F764619">
          <w:rPr>
            <w:lang w:val="pt-BR"/>
            <w:rPrChange w:author="Vanessa Cristina Viebrantz" w:date="2018-12-09T17:45:22.2724239" w:id="1113869710">
              <w:rPr/>
            </w:rPrChange>
          </w:rPr>
          <w:t xml:space="preserve">entendido e </w:t>
        </w:r>
      </w:ins>
      <w:ins w:author="Vanessa Cristina Viebrantz" w:date="2018-12-09T17:45:52.334192" w:id="604824458">
        <w:r w:rsidRPr="1F764619" w:rsidR="7C42C1DD">
          <w:rPr>
            <w:lang w:val="pt-BR"/>
            <w:rPrChange w:author="Vanessa Cristina Viebrantz" w:date="2018-12-09T17:45:22.2724239" w:id="899148274">
              <w:rPr/>
            </w:rPrChange>
          </w:rPr>
          <w:t xml:space="preserve">incorporado </w:t>
        </w:r>
      </w:ins>
      <w:ins w:author="Vanessa Cristina Viebrantz" w:date="2018-12-09T17:49:24.7421761" w:id="1046000626">
        <w:r w:rsidRPr="1F764619" w:rsidR="7FBDB22A">
          <w:rPr>
            <w:lang w:val="pt-BR"/>
            <w:rPrChange w:author="Vanessa Cristina Viebrantz" w:date="2018-12-09T17:45:22.2724239" w:id="943896557">
              <w:rPr/>
            </w:rPrChange>
          </w:rPr>
          <w:t xml:space="preserve">quando a aula é mais</w:t>
        </w:r>
      </w:ins>
      <w:ins w:author="Vanessa Cristina Viebrantz" w:date="2018-12-09T17:49:55.1162918" w:id="1367341647">
        <w:r w:rsidRPr="1F764619" w:rsidR="5F893A27">
          <w:rPr>
            <w:lang w:val="pt-BR"/>
            <w:rPrChange w:author="Vanessa Cristina Viebrantz" w:date="2018-12-09T17:45:22.2724239" w:id="95004158">
              <w:rPr/>
            </w:rPrChange>
          </w:rPr>
          <w:t xml:space="preserve"> dinâmica e traz um mo</w:t>
        </w:r>
      </w:ins>
      <w:ins w:author="Vanessa Cristina Viebrantz" w:date="2018-12-09T19:09:34.4103512" w:id="377083418">
        <w:r w:rsidRPr="1F764619" w:rsidR="21D66C59">
          <w:rPr>
            <w:lang w:val="pt-BR"/>
            <w:rPrChange w:author="Vanessa Cristina Viebrantz" w:date="2018-12-09T17:45:22.2724239" w:id="127735153">
              <w:rPr/>
            </w:rPrChange>
          </w:rPr>
          <w:t xml:space="preserve">viment</w:t>
        </w:r>
      </w:ins>
      <w:ins w:author="Vanessa Cristina Viebrantz" w:date="2018-12-09T17:49:55.1162918" w:id="1935915134">
        <w:r w:rsidRPr="1F764619" w:rsidR="5F893A27">
          <w:rPr>
            <w:lang w:val="pt-BR"/>
            <w:rPrChange w:author="Vanessa Cristina Viebrantz" w:date="2018-12-09T17:45:22.2724239" w:id="204785009">
              <w:rPr/>
            </w:rPrChange>
          </w:rPr>
          <w:t xml:space="preserve">o </w:t>
        </w:r>
      </w:ins>
      <w:ins w:author="Vanessa Cristina Viebrantz" w:date="2018-12-09T17:50:25.5456612" w:id="1131533712">
        <w:r w:rsidRPr="1F764619" w:rsidR="0636F619">
          <w:rPr>
            <w:lang w:val="pt-BR"/>
            <w:rPrChange w:author="Vanessa Cristina Viebrantz" w:date="2018-12-09T17:45:22.2724239" w:id="580804654">
              <w:rPr/>
            </w:rPrChange>
          </w:rPr>
          <w:t xml:space="preserve">a </w:t>
        </w:r>
      </w:ins>
      <w:ins w:author="Vanessa Cristina Viebrantz" w:date="2018-12-09T17:49:55.1162918" w:id="1841198665">
        <w:r w:rsidRPr="1F764619" w:rsidR="5F893A27">
          <w:rPr>
            <w:lang w:val="pt-BR"/>
            <w:rPrChange w:author="Vanessa Cristina Viebrantz" w:date="2018-12-09T17:45:22.2724239" w:id="2103769950">
              <w:rPr/>
            </w:rPrChange>
          </w:rPr>
          <w:t xml:space="preserve">sala</w:t>
        </w:r>
      </w:ins>
      <w:ins w:author="Leticia de Carvalho" w:date="2018-12-09T17:51:56.5235202" w:id="452414414">
        <w:r w:rsidRPr="1F764619" w:rsidR="52A7639B">
          <w:rPr>
            <w:lang w:val="pt-BR"/>
            <w:rPrChange w:author="Vanessa Cristina Viebrantz" w:date="2018-12-09T17:45:22.2724239" w:id="1055064115">
              <w:rPr/>
            </w:rPrChange>
          </w:rPr>
          <w:t xml:space="preserve">, </w:t>
        </w:r>
      </w:ins>
      <w:ins w:author="Vanessa Cristina Viebrantz" w:date="2018-12-09T17:50:25.5456612" w:id="554763610">
        <w:del w:author="Leticia de Carvalho" w:date="2018-12-09T17:51:56.5235202" w:id="1585826272">
          <w:r w:rsidRPr="1F764619" w:rsidDel="52A7639B" w:rsidR="0636F619">
            <w:rPr>
              <w:lang w:val="pt-BR"/>
              <w:rPrChange w:author="Vanessa Cristina Viebrantz" w:date="2018-12-09T17:45:22.2724239" w:id="1097579044">
                <w:rPr/>
              </w:rPrChange>
            </w:rPr>
            <w:delText xml:space="preserve">.</w:delText>
          </w:r>
        </w:del>
      </w:ins>
    </w:p>
    <w:p w:rsidR="1F764619" w:rsidDel="7C42C1DD" w:rsidP="1F764619" w:rsidRDefault="1F764619" w14:paraId="0EA092D7" w14:textId="7B6431B4">
      <w:pPr>
        <w:pStyle w:val="Corpodetexto"/>
        <w:bidi w:val="0"/>
        <w:spacing w:before="0" w:beforeAutospacing="off" w:after="0" w:afterAutospacing="off" w:line="360" w:lineRule="auto"/>
        <w:ind w:left="0" w:right="0" w:firstLine="567"/>
        <w:jc w:val="both"/>
        <w:rPr>
          <w:del w:author="Vanessa Cristina Viebrantz" w:date="2018-12-09T17:45:52.334192" w:id="1575714656"/>
          <w:lang w:val="pt-BR"/>
          <w:rPrChange w:author="Vanessa Cristina Viebrantz" w:date="2018-12-09T17:45:22.2724239" w:id="1248628096">
            <w:rPr/>
          </w:rPrChange>
        </w:rPr>
        <w:pPrChange w:author="Vanessa Cristina Viebrantz" w:date="2018-12-09T17:45:22.2724239" w:id="747399245">
          <w:pPr/>
        </w:pPrChange>
      </w:pPr>
    </w:p>
    <w:p w:rsidR="7C42C1DD" w:rsidDel="5F893A27" w:rsidP="7FBDB22A" w:rsidRDefault="7C42C1DD" w14:paraId="70DDF1F3" w14:textId="73DD77C6">
      <w:pPr>
        <w:pStyle w:val="Corpodetexto"/>
        <w:spacing w:before="0" w:beforeAutospacing="off" w:after="0" w:afterAutospacing="off" w:line="360" w:lineRule="auto"/>
        <w:ind w:left="0" w:right="0" w:firstLine="567"/>
        <w:jc w:val="both"/>
        <w:rPr>
          <w:del w:author="Vanessa Cristina Viebrantz" w:date="2018-12-09T17:49:55.1162918" w:id="654226133"/>
          <w:lang w:val="pt-BR"/>
          <w:rPrChange w:author="Vanessa Cristina Viebrantz" w:date="2018-12-09T17:49:24.7421761" w:id="1207361041">
            <w:rPr/>
          </w:rPrChange>
        </w:rPr>
        <w:pPrChange w:author="Vanessa Cristina Viebrantz" w:date="2018-12-09T17:49:24.7421761" w:id="1529487571">
          <w:pPr/>
        </w:pPrChange>
      </w:pPr>
    </w:p>
    <w:p w:rsidR="68B50F09" w:rsidDel="52A7639B" w:rsidP="66B359FB" w:rsidRDefault="68B50F09" w14:paraId="251B0D43" w14:textId="129E5769" w14:noSpellErr="1">
      <w:pPr>
        <w:pStyle w:val="Corpodetexto"/>
        <w:spacing w:before="0" w:beforeAutospacing="off" w:after="0" w:afterAutospacing="off" w:line="360" w:lineRule="auto"/>
        <w:ind w:left="0" w:right="0" w:firstLine="567"/>
        <w:jc w:val="both"/>
        <w:rPr>
          <w:del w:author="Leticia de Carvalho" w:date="2018-12-09T17:51:56.5235202" w:id="634818004"/>
          <w:lang w:val="pt-BR"/>
          <w:rPrChange w:author="Leticia de Carvalho" w:date="2018-12-09T17:51:26.1470767" w:id="1282140788">
            <w:rPr/>
          </w:rPrChange>
        </w:rPr>
        <w:pPrChange w:author="Leticia de Carvalho" w:date="2018-12-09T17:51:26.1470767" w:id="1996928294">
          <w:pPr/>
        </w:pPrChange>
      </w:pPr>
    </w:p>
    <w:p w:rsidR="68B50F09" w:rsidDel="66B359FB" w:rsidP="68B50F09" w:rsidRDefault="68B50F09" w14:noSpellErr="1" w14:paraId="47B56B79" w14:textId="2E7443FF">
      <w:pPr>
        <w:pStyle w:val="Corpodetexto"/>
        <w:rPr>
          <w:ins w:author="Gislene Cristina Ehlert" w:date="2018-12-09T13:05:29.078232" w:id="1087742349"/>
          <w:del w:author="Leticia de Carvalho" w:date="2018-12-09T17:51:26.1470767" w:id="1020498829"/>
          <w:lang w:val="pt-BR"/>
          <w:rPrChange w:author="Gislene Cristina Ehlert" w:date="2018-12-09T13:05:29.078232" w:id="1500485172">
            <w:rPr/>
          </w:rPrChange>
        </w:rPr>
        <w:pPrChange w:author="Gislene Cristina Ehlert" w:date="2018-12-09T13:05:29.078232" w:id="1403106984">
          <w:pPr/>
        </w:pPrChange>
      </w:pPr>
    </w:p>
    <w:p w:rsidR="66B359FB" w:rsidDel="6CF06A0F" w:rsidP="27708211" w:rsidRDefault="66B359FB" w14:paraId="361851D3" w14:textId="6E6EF9D1">
      <w:pPr>
        <w:pStyle w:val="Corpodetexto"/>
        <w:spacing w:before="0" w:beforeAutospacing="off" w:after="0" w:afterAutospacing="off" w:line="360" w:lineRule="auto"/>
        <w:ind w:left="0" w:right="0" w:firstLine="567"/>
        <w:jc w:val="both"/>
        <w:rPr>
          <w:del w:author="Vanessa Cristina Viebrantz" w:date="2018-12-09T19:01:29.3784352" w:id="234384657"/>
          <w:rFonts w:ascii="Times New Roman" w:hAnsi="Times New Roman" w:eastAsia="Times New Roman" w:cs="Times New Roman"/>
          <w:noProof w:val="0"/>
          <w:sz w:val="24"/>
          <w:szCs w:val="24"/>
          <w:lang w:val="pt-BR"/>
          <w:rPrChange w:author="Vanessa Cristina Viebrantz" w:date="2018-12-09T19:00:28.4982366" w:id="807469532">
            <w:rPr/>
          </w:rPrChange>
        </w:rPr>
        <w:pPrChange w:author="Vanessa Cristina Viebrantz" w:date="2018-12-09T19:00:28.4982366" w:id="1259302367">
          <w:pPr/>
        </w:pPrChange>
      </w:pPr>
      <w:ins w:author="Leticia de Carvalho" w:date="2018-12-09T17:51:56.5235202" w:id="1775023447">
        <w:r w:rsidRPr="66B359FB" w:rsidR="52A7639B">
          <w:rPr>
            <w:rFonts w:ascii="Times New Roman" w:hAnsi="Times New Roman" w:eastAsia="Times New Roman" w:cs="Times New Roman"/>
            <w:noProof w:val="0"/>
            <w:sz w:val="24"/>
            <w:szCs w:val="24"/>
            <w:lang w:val="pt-BR"/>
            <w:rPrChange w:author="Leticia de Carvalho" w:date="2018-12-09T17:51:26.1470767" w:id="575799572">
              <w:rPr/>
            </w:rPrChange>
          </w:rPr>
          <w:t>e</w:t>
        </w:r>
      </w:ins>
      <w:ins w:author="Leticia de Carvalho" w:date="2018-12-09T17:52:26.6881066" w:id="1279019666">
        <w:r w:rsidRPr="66B359FB" w:rsidR="66B359FB">
          <w:rPr>
            <w:rFonts w:ascii="Times New Roman" w:hAnsi="Times New Roman" w:eastAsia="Times New Roman" w:cs="Times New Roman"/>
            <w:noProof w:val="0"/>
            <w:sz w:val="24"/>
            <w:szCs w:val="24"/>
            <w:lang w:val="pt-BR"/>
            <w:rPrChange w:author="Leticia de Carvalho" w:date="2018-12-09T17:51:26.1470767" w:id="550178169">
              <w:rPr/>
            </w:rPrChange>
          </w:rPr>
          <w:t xml:space="preserve">ssa prática promove uma aprendizagem </w:t>
        </w:r>
      </w:ins>
      <w:ins w:author="Vanessa Cristina Viebrantz" w:date="2018-12-09T19:10:04.6088254" w:id="1842184829">
        <w:r w:rsidRPr="66B359FB" w:rsidR="30B5F874">
          <w:rPr>
            <w:rFonts w:ascii="Times New Roman" w:hAnsi="Times New Roman" w:eastAsia="Times New Roman" w:cs="Times New Roman"/>
            <w:noProof w:val="0"/>
            <w:sz w:val="24"/>
            <w:szCs w:val="24"/>
            <w:lang w:val="pt-BR"/>
            <w:rPrChange w:author="Leticia de Carvalho" w:date="2018-12-09T17:51:26.1470767" w:id="256395411">
              <w:rPr/>
            </w:rPrChange>
          </w:rPr>
          <w:t xml:space="preserve">com </w:t>
        </w:r>
      </w:ins>
      <w:ins w:author="Vanessa Cristina Viebrantz" w:date="2018-12-09T19:10:35.1223996" w:id="146586687">
        <w:r w:rsidRPr="66B359FB" w:rsidR="7E3C3F91">
          <w:rPr>
            <w:rFonts w:ascii="Times New Roman" w:hAnsi="Times New Roman" w:eastAsia="Times New Roman" w:cs="Times New Roman"/>
            <w:noProof w:val="0"/>
            <w:sz w:val="24"/>
            <w:szCs w:val="24"/>
            <w:lang w:val="pt-BR"/>
            <w:rPrChange w:author="Leticia de Carvalho" w:date="2018-12-09T17:51:26.1470767" w:id="1599300533">
              <w:rPr/>
            </w:rPrChange>
          </w:rPr>
          <w:t xml:space="preserve">significado</w:t>
        </w:r>
      </w:ins>
      <w:ins w:author="Leticia de Carvalho" w:date="2018-12-09T17:52:26.6881066" w:id="581721883">
        <w:del w:author="Vanessa Cristina Viebrantz" w:date="2018-12-09T19:10:04.6088254" w:id="729634586">
          <w:r w:rsidRPr="66B359FB" w:rsidDel="30B5F874" w:rsidR="66B359FB">
            <w:rPr>
              <w:rFonts w:ascii="Times New Roman" w:hAnsi="Times New Roman" w:eastAsia="Times New Roman" w:cs="Times New Roman"/>
              <w:noProof w:val="0"/>
              <w:sz w:val="24"/>
              <w:szCs w:val="24"/>
              <w:lang w:val="pt-BR"/>
              <w:rPrChange w:author="Leticia de Carvalho" w:date="2018-12-09T17:51:26.1470767" w:id="1546807622">
                <w:rPr/>
              </w:rPrChange>
            </w:rPr>
            <w:delText xml:space="preserve">significativa</w:delText>
          </w:r>
        </w:del>
        <w:r w:rsidRPr="66B359FB" w:rsidR="66B359FB">
          <w:rPr>
            <w:rFonts w:ascii="Times New Roman" w:hAnsi="Times New Roman" w:eastAsia="Times New Roman" w:cs="Times New Roman"/>
            <w:noProof w:val="0"/>
            <w:sz w:val="24"/>
            <w:szCs w:val="24"/>
            <w:lang w:val="pt-BR"/>
            <w:rPrChange w:author="Leticia de Carvalho" w:date="2018-12-09T17:51:26.1470767" w:id="1346874955">
              <w:rPr/>
            </w:rPrChange>
          </w:rPr>
          <w:t xml:space="preserve"> para</w:t>
        </w:r>
        <w:r w:rsidRPr="66B359FB" w:rsidR="66B359FB">
          <w:rPr>
            <w:rFonts w:ascii="Times New Roman" w:hAnsi="Times New Roman" w:eastAsia="Times New Roman" w:cs="Times New Roman"/>
            <w:noProof w:val="0"/>
            <w:sz w:val="24"/>
            <w:szCs w:val="24"/>
            <w:lang w:val="pt-BR"/>
            <w:rPrChange w:author="Leticia de Carvalho" w:date="2018-12-09T17:51:26.1470767" w:id="1721164175">
              <w:rPr/>
            </w:rPrChange>
          </w:rPr>
          <w:t xml:space="preserve"> a aquisição da linguagem escrita, pois concilia</w:t>
        </w:r>
        <w:r w:rsidRPr="66B359FB" w:rsidR="0808A453">
          <w:rPr>
            <w:rFonts w:ascii="Times New Roman" w:hAnsi="Times New Roman" w:eastAsia="Times New Roman" w:cs="Times New Roman"/>
            <w:noProof w:val="0"/>
            <w:sz w:val="24"/>
            <w:szCs w:val="24"/>
            <w:lang w:val="pt-BR"/>
            <w:rPrChange w:author="Leticia de Carvalho" w:date="2018-12-09T17:51:26.1470767" w:id="1050361">
              <w:rPr/>
            </w:rPrChange>
          </w:rPr>
          <w:t>mos</w:t>
        </w:r>
      </w:ins>
      <w:ins w:author="Leticia de Carvalho" w:date="2018-12-09T17:51:26.1470767" w:id="1186102390">
        <w:r w:rsidRPr="66B359FB" w:rsidR="66B359FB">
          <w:rPr>
            <w:rFonts w:ascii="Times New Roman" w:hAnsi="Times New Roman" w:eastAsia="Times New Roman" w:cs="Times New Roman"/>
            <w:noProof w:val="0"/>
            <w:sz w:val="24"/>
            <w:szCs w:val="24"/>
            <w:lang w:val="pt-BR"/>
            <w:rPrChange w:author="Leticia de Carvalho" w:date="2018-12-09T17:51:26.1470767" w:id="1581748679">
              <w:rPr/>
            </w:rPrChange>
          </w:rPr>
          <w:t xml:space="preserve"> os interesses das criança</w:t>
        </w:r>
      </w:ins>
      <w:ins w:author="Leticia de Carvalho" w:date="2018-12-09T17:55:58.8272395" w:id="340313889">
        <w:r w:rsidRPr="66B359FB" w:rsidR="328BA021">
          <w:rPr>
            <w:rFonts w:ascii="Times New Roman" w:hAnsi="Times New Roman" w:eastAsia="Times New Roman" w:cs="Times New Roman"/>
            <w:noProof w:val="0"/>
            <w:sz w:val="24"/>
            <w:szCs w:val="24"/>
            <w:lang w:val="pt-BR"/>
            <w:rPrChange w:author="Leticia de Carvalho" w:date="2018-12-09T17:51:26.1470767" w:id="1883223160">
              <w:rPr/>
            </w:rPrChange>
          </w:rPr>
          <w:t xml:space="preserve">s</w:t>
        </w:r>
      </w:ins>
      <w:ins w:author="Leticia de Carvalho" w:date="2018-12-09T17:59:31.0228446" w:id="1821404616">
        <w:r w:rsidRPr="66B359FB" w:rsidR="7097DFC6">
          <w:rPr>
            <w:rFonts w:ascii="Times New Roman" w:hAnsi="Times New Roman" w:eastAsia="Times New Roman" w:cs="Times New Roman"/>
            <w:noProof w:val="0"/>
            <w:sz w:val="24"/>
            <w:szCs w:val="24"/>
            <w:lang w:val="pt-BR"/>
            <w:rPrChange w:author="Leticia de Carvalho" w:date="2018-12-09T17:51:26.1470767" w:id="906786714">
              <w:rPr/>
            </w:rPrChange>
          </w:rPr>
          <w:t xml:space="preserve">.</w:t>
        </w:r>
      </w:ins>
      <w:ins w:author="Vanessa Cristina Viebrantz" w:date="2018-12-09T18:04:34.2789907" w:id="1961983494">
        <w:r w:rsidRPr="66B359FB" w:rsidR="63B7608A">
          <w:rPr>
            <w:rFonts w:ascii="Times New Roman" w:hAnsi="Times New Roman" w:eastAsia="Times New Roman" w:cs="Times New Roman"/>
            <w:noProof w:val="0"/>
            <w:sz w:val="24"/>
            <w:szCs w:val="24"/>
            <w:lang w:val="pt-BR"/>
            <w:rPrChange w:author="Leticia de Carvalho" w:date="2018-12-09T17:51:26.1470767" w:id="1206292625">
              <w:rPr/>
            </w:rPrChange>
          </w:rPr>
          <w:t xml:space="preserve"> </w:t>
        </w:r>
      </w:ins>
      <w:ins w:author="Vanessa Cristina Viebrantz" w:date="2018-12-09T18:54:24.5804512" w:id="1783767293">
        <w:r w:rsidRPr="66B359FB" w:rsidR="20DA7F59">
          <w:rPr>
            <w:rFonts w:ascii="Times New Roman" w:hAnsi="Times New Roman" w:eastAsia="Times New Roman" w:cs="Times New Roman"/>
            <w:noProof w:val="0"/>
            <w:sz w:val="24"/>
            <w:szCs w:val="24"/>
            <w:lang w:val="pt-BR"/>
            <w:rPrChange w:author="Leticia de Carvalho" w:date="2018-12-09T17:51:26.1470767" w:id="1704803160">
              <w:rPr/>
            </w:rPrChange>
          </w:rPr>
          <w:t xml:space="preserve">O</w:t>
        </w:r>
      </w:ins>
      <w:ins w:author="Vanessa Cristina Viebrantz" w:date="2018-12-09T18:55:25.3085118" w:id="1649705427">
        <w:r w:rsidRPr="66B359FB" w:rsidR="468D57D4">
          <w:rPr>
            <w:rFonts w:ascii="Times New Roman" w:hAnsi="Times New Roman" w:eastAsia="Times New Roman" w:cs="Times New Roman"/>
            <w:noProof w:val="0"/>
            <w:sz w:val="24"/>
            <w:szCs w:val="24"/>
            <w:lang w:val="pt-BR"/>
            <w:rPrChange w:author="Leticia de Carvalho" w:date="2018-12-09T17:51:26.1470767" w:id="553436357">
              <w:rPr/>
            </w:rPrChange>
          </w:rPr>
          <w:t xml:space="preserve"> jogo </w:t>
        </w:r>
      </w:ins>
      <w:ins w:author="Vanessa Cristina Viebrantz" w:date="2018-12-09T18:55:55.7221299" w:id="181286932">
        <w:r w:rsidRPr="66B359FB" w:rsidR="5E6E3DE8">
          <w:rPr>
            <w:rFonts w:ascii="Times New Roman" w:hAnsi="Times New Roman" w:eastAsia="Times New Roman" w:cs="Times New Roman"/>
            <w:noProof w:val="0"/>
            <w:sz w:val="24"/>
            <w:szCs w:val="24"/>
            <w:lang w:val="pt-BR"/>
            <w:rPrChange w:author="Leticia de Carvalho" w:date="2018-12-09T17:51:26.1470767" w:id="57979703">
              <w:rPr/>
            </w:rPrChange>
          </w:rPr>
          <w:t xml:space="preserve">e o que o envolve</w:t>
        </w:r>
      </w:ins>
      <w:ins w:author="Vanessa Cristina Viebrantz" w:date="2018-12-09T18:58:57.4965017" w:id="2062424863">
        <w:r w:rsidRPr="66B359FB" w:rsidR="01D41ED9">
          <w:rPr>
            <w:rFonts w:ascii="Times New Roman" w:hAnsi="Times New Roman" w:eastAsia="Times New Roman" w:cs="Times New Roman"/>
            <w:noProof w:val="0"/>
            <w:sz w:val="24"/>
            <w:szCs w:val="24"/>
            <w:lang w:val="pt-BR"/>
            <w:rPrChange w:author="Leticia de Carvalho" w:date="2018-12-09T17:51:26.1470767" w:id="1496936332">
              <w:rPr/>
            </w:rPrChange>
          </w:rPr>
          <w:t xml:space="preserve"> </w:t>
        </w:r>
      </w:ins>
      <w:ins w:author="Vanessa Cristina Viebrantz" w:date="2018-12-09T18:59:58.389302" w:id="934398161">
        <w:r w:rsidRPr="66B359FB" w:rsidR="3494953F">
          <w:rPr>
            <w:rFonts w:ascii="Times New Roman" w:hAnsi="Times New Roman" w:eastAsia="Times New Roman" w:cs="Times New Roman"/>
            <w:noProof w:val="0"/>
            <w:sz w:val="24"/>
            <w:szCs w:val="24"/>
            <w:lang w:val="pt-BR"/>
            <w:rPrChange w:author="Leticia de Carvalho" w:date="2018-12-09T17:51:26.1470767" w:id="583160922">
              <w:rPr/>
            </w:rPrChange>
          </w:rPr>
          <w:t xml:space="preserve">possibilita </w:t>
        </w:r>
      </w:ins>
      <w:ins w:author="Vanessa Cristina Viebrantz" w:date="2018-12-09T19:00:28.4982366" w:id="1240572574">
        <w:r w:rsidRPr="66B359FB" w:rsidR="27708211">
          <w:rPr>
            <w:rFonts w:ascii="Times New Roman" w:hAnsi="Times New Roman" w:eastAsia="Times New Roman" w:cs="Times New Roman"/>
            <w:noProof w:val="0"/>
            <w:sz w:val="24"/>
            <w:szCs w:val="24"/>
            <w:lang w:val="pt-BR"/>
            <w:rPrChange w:author="Leticia de Carvalho" w:date="2018-12-09T17:51:26.1470767" w:id="253666820">
              <w:rPr/>
            </w:rPrChange>
          </w:rPr>
          <w:t xml:space="preserve">e torna mais </w:t>
        </w:r>
        <w:r w:rsidRPr="66B359FB" w:rsidR="27708211">
          <w:rPr>
            <w:rFonts w:ascii="Times New Roman" w:hAnsi="Times New Roman" w:eastAsia="Times New Roman" w:cs="Times New Roman"/>
            <w:noProof w:val="0"/>
            <w:sz w:val="24"/>
            <w:szCs w:val="24"/>
            <w:lang w:val="pt-BR"/>
            <w:rPrChange w:author="Leticia de Carvalho" w:date="2018-12-09T17:51:26.1470767" w:id="1957321617">
              <w:rPr/>
            </w:rPrChange>
          </w:rPr>
          <w:t xml:space="preserve">cati</w:t>
        </w:r>
      </w:ins>
      <w:ins w:author="Vanessa Cristina Viebrantz" w:date="2018-12-09T19:01:29.3784352" w:id="498614478">
        <w:r w:rsidRPr="66B359FB" w:rsidR="6CF06A0F">
          <w:rPr>
            <w:rFonts w:ascii="Times New Roman" w:hAnsi="Times New Roman" w:eastAsia="Times New Roman" w:cs="Times New Roman"/>
            <w:noProof w:val="0"/>
            <w:sz w:val="24"/>
            <w:szCs w:val="24"/>
            <w:lang w:val="pt-BR"/>
            <w:rPrChange w:author="Leticia de Carvalho" w:date="2018-12-09T17:51:26.1470767" w:id="557886632">
              <w:rPr/>
            </w:rPrChange>
          </w:rPr>
          <w:t xml:space="preserve">vante essa fase de alfabetiza</w:t>
        </w:r>
      </w:ins>
      <w:ins w:author="Vanessa Cristina Viebrantz" w:date="2018-12-09T19:01:59.7632038" w:id="242001800">
        <w:r w:rsidRPr="66B359FB" w:rsidR="1088B924">
          <w:rPr>
            <w:rFonts w:ascii="Times New Roman" w:hAnsi="Times New Roman" w:eastAsia="Times New Roman" w:cs="Times New Roman"/>
            <w:noProof w:val="0"/>
            <w:sz w:val="24"/>
            <w:szCs w:val="24"/>
            <w:lang w:val="pt-BR"/>
            <w:rPrChange w:author="Leticia de Carvalho" w:date="2018-12-09T17:51:26.1470767" w:id="316868994">
              <w:rPr/>
            </w:rPrChange>
          </w:rPr>
          <w:t xml:space="preserve">ção das crianças nos anos iniciais</w:t>
        </w:r>
      </w:ins>
      <w:ins w:author="Vanessa Cristina Viebrantz" w:date="2018-12-09T19:02:29.8014271" w:id="1493960723">
        <w:r w:rsidRPr="66B359FB" w:rsidR="79CAC5AD">
          <w:rPr>
            <w:rFonts w:ascii="Times New Roman" w:hAnsi="Times New Roman" w:eastAsia="Times New Roman" w:cs="Times New Roman"/>
            <w:noProof w:val="0"/>
            <w:sz w:val="24"/>
            <w:szCs w:val="24"/>
            <w:lang w:val="pt-BR"/>
            <w:rPrChange w:author="Leticia de Carvalho" w:date="2018-12-09T17:51:26.1470767" w:id="1397554130">
              <w:rPr/>
            </w:rPrChange>
          </w:rPr>
          <w:t xml:space="preserve"> e </w:t>
        </w:r>
      </w:ins>
      <w:ins w:author="Vanessa Cristina Viebrantz" w:date="2018-12-09T19:11:35.691443" w:id="1198154176">
        <w:r w:rsidRPr="66B359FB" w:rsidR="5206B6D3">
          <w:rPr>
            <w:rFonts w:ascii="Times New Roman" w:hAnsi="Times New Roman" w:eastAsia="Times New Roman" w:cs="Times New Roman"/>
            <w:noProof w:val="0"/>
            <w:sz w:val="24"/>
            <w:szCs w:val="24"/>
            <w:lang w:val="pt-BR"/>
            <w:rPrChange w:author="Leticia de Carvalho" w:date="2018-12-09T17:51:26.1470767" w:id="1307328596">
              <w:rPr/>
            </w:rPrChange>
          </w:rPr>
          <w:t xml:space="preserve">nos</w:t>
        </w:r>
      </w:ins>
      <w:ins w:author="Vanessa Cristina Viebrantz" w:date="2018-12-09T19:02:29.8014271" w:id="1727590211">
        <w:r w:rsidRPr="66B359FB" w:rsidR="79CAC5AD">
          <w:rPr>
            <w:rFonts w:ascii="Times New Roman" w:hAnsi="Times New Roman" w:eastAsia="Times New Roman" w:cs="Times New Roman"/>
            <w:noProof w:val="0"/>
            <w:sz w:val="24"/>
            <w:szCs w:val="24"/>
            <w:lang w:val="pt-BR"/>
            <w:rPrChange w:author="Leticia de Carvalho" w:date="2018-12-09T17:51:26.1470767" w:id="137536863">
              <w:rPr/>
            </w:rPrChange>
          </w:rPr>
          <w:t xml:space="preserve"> </w:t>
        </w:r>
      </w:ins>
      <w:ins w:author="Vanessa Cristina Viebrantz" w:date="2018-12-09T19:11:05.5587152" w:id="1622004983">
        <w:r w:rsidRPr="66B359FB" w:rsidR="5E65D3D1">
          <w:rPr>
            <w:rFonts w:ascii="Times New Roman" w:hAnsi="Times New Roman" w:eastAsia="Times New Roman" w:cs="Times New Roman"/>
            <w:noProof w:val="0"/>
            <w:sz w:val="24"/>
            <w:szCs w:val="24"/>
            <w:lang w:val="pt-BR"/>
            <w:rPrChange w:author="Leticia de Carvalho" w:date="2018-12-09T17:51:26.1470767" w:id="1469062689">
              <w:rPr/>
            </w:rPrChange>
          </w:rPr>
          <w:t xml:space="preserve">tr</w:t>
        </w:r>
      </w:ins>
      <w:ins w:author="Vanessa Cristina Viebrantz" w:date="2018-12-09T19:02:29.8014271" w:id="1727290873">
        <w:r w:rsidRPr="66B359FB" w:rsidR="79CAC5AD">
          <w:rPr>
            <w:rFonts w:ascii="Times New Roman" w:hAnsi="Times New Roman" w:eastAsia="Times New Roman" w:cs="Times New Roman"/>
            <w:noProof w:val="0"/>
            <w:sz w:val="24"/>
            <w:szCs w:val="24"/>
            <w:lang w:val="pt-BR"/>
            <w:rPrChange w:author="Leticia de Carvalho" w:date="2018-12-09T17:51:26.1470767" w:id="1107288091">
              <w:rPr/>
            </w:rPrChange>
          </w:rPr>
          <w:t xml:space="preserve">a</w:t>
        </w:r>
      </w:ins>
      <w:ins w:author="Vanessa Cristina Viebrantz" w:date="2018-12-09T19:11:35.691443" w:id="2111931266">
        <w:r w:rsidRPr="66B359FB" w:rsidR="5206B6D3">
          <w:rPr>
            <w:rFonts w:ascii="Times New Roman" w:hAnsi="Times New Roman" w:eastAsia="Times New Roman" w:cs="Times New Roman"/>
            <w:noProof w:val="0"/>
            <w:sz w:val="24"/>
            <w:szCs w:val="24"/>
            <w:lang w:val="pt-BR"/>
            <w:rPrChange w:author="Leticia de Carvalho" w:date="2018-12-09T17:51:26.1470767" w:id="1501452790">
              <w:rPr/>
            </w:rPrChange>
          </w:rPr>
          <w:t xml:space="preserve">z</w:t>
        </w:r>
      </w:ins>
      <w:ins w:author="Vanessa Cristina Viebrantz" w:date="2018-12-09T19:02:29.8014271" w:id="186076055">
        <w:r w:rsidRPr="66B359FB" w:rsidR="79CAC5AD">
          <w:rPr>
            <w:rFonts w:ascii="Times New Roman" w:hAnsi="Times New Roman" w:eastAsia="Times New Roman" w:cs="Times New Roman"/>
            <w:noProof w:val="0"/>
            <w:sz w:val="24"/>
            <w:szCs w:val="24"/>
            <w:lang w:val="pt-BR"/>
            <w:rPrChange w:author="Leticia de Carvalho" w:date="2018-12-09T17:51:26.1470767" w:id="1529252092">
              <w:rPr/>
            </w:rPrChange>
          </w:rPr>
          <w:t xml:space="preserve"> </w:t>
        </w:r>
      </w:ins>
    </w:p>
    <w:p w:rsidR="6CF06A0F" w:rsidDel="1088B924" w:rsidP="6CF06A0F" w:rsidRDefault="6CF06A0F" w14:paraId="4D7BD90B" w14:textId="119529D1">
      <w:pPr>
        <w:pStyle w:val="Corpodetexto"/>
        <w:bidi w:val="0"/>
        <w:spacing w:before="0" w:beforeAutospacing="off" w:after="0" w:afterAutospacing="off" w:line="360" w:lineRule="auto"/>
        <w:ind w:left="0" w:right="0" w:firstLine="567"/>
        <w:jc w:val="both"/>
        <w:rPr>
          <w:del w:author="Vanessa Cristina Viebrantz" w:date="2018-12-09T19:01:59.7632038" w:id="54768157"/>
          <w:rFonts w:ascii="Times New Roman" w:hAnsi="Times New Roman" w:eastAsia="Times New Roman" w:cs="Times New Roman"/>
          <w:noProof w:val="0"/>
          <w:sz w:val="24"/>
          <w:szCs w:val="24"/>
          <w:lang w:val="pt-BR"/>
          <w:rPrChange w:author="Vanessa Cristina Viebrantz" w:date="2018-12-09T19:01:29.3784352" w:id="1757131038">
            <w:rPr/>
          </w:rPrChange>
        </w:rPr>
        <w:pPrChange w:author="Vanessa Cristina Viebrantz" w:date="2018-12-09T19:01:29.3784352" w:id="372733441">
          <w:pPr/>
        </w:pPrChange>
      </w:pPr>
    </w:p>
    <w:p w:rsidR="1088B924" w:rsidDel="644880FC" w:rsidP="79CAC5AD" w:rsidRDefault="1088B924" w14:paraId="5FB0532F" w14:textId="5620BF0C">
      <w:pPr>
        <w:pStyle w:val="Corpodetexto"/>
        <w:spacing w:before="0" w:beforeAutospacing="off" w:after="0" w:afterAutospacing="off" w:line="360" w:lineRule="auto"/>
        <w:ind w:left="0" w:right="0" w:firstLine="567"/>
        <w:jc w:val="both"/>
        <w:rPr>
          <w:del w:author="Vanessa Cristina Viebrantz" w:date="2018-12-09T19:03:00.3995773" w:id="1961669858"/>
          <w:rFonts w:ascii="Times New Roman" w:hAnsi="Times New Roman" w:eastAsia="Times New Roman" w:cs="Times New Roman"/>
          <w:noProof w:val="0"/>
          <w:sz w:val="24"/>
          <w:szCs w:val="24"/>
          <w:lang w:val="pt-BR"/>
          <w:rPrChange w:author="Vanessa Cristina Viebrantz" w:date="2018-12-09T19:02:29.8014271" w:id="1677364866">
            <w:rPr/>
          </w:rPrChange>
        </w:rPr>
        <w:pPrChange w:author="Vanessa Cristina Viebrantz" w:date="2018-12-09T19:02:29.8014271" w:id="72347868">
          <w:pPr/>
        </w:pPrChange>
      </w:pPr>
      <w:ins w:author="Vanessa Cristina Viebrantz" w:date="2018-12-09T19:03:00.3995773" w:id="465570485">
        <w:r w:rsidRPr="644880FC" w:rsidR="644880FC">
          <w:rPr>
            <w:lang w:val="pt-BR"/>
            <w:rPrChange w:author="Vanessa Cristina Viebrantz" w:date="2018-12-09T19:03:00.3995773" w:id="1651175296">
              <w:rPr/>
            </w:rPrChange>
          </w:rPr>
          <w:t xml:space="preserve">total </w:t>
        </w:r>
      </w:ins>
      <w:ins w:author="Vanessa Cristina Viebrantz" w:date="2018-12-09T19:04:00.4969485" w:id="1755035920">
        <w:r w:rsidRPr="644880FC" w:rsidR="4DAACB40">
          <w:rPr>
            <w:lang w:val="pt-BR"/>
            <w:rPrChange w:author="Vanessa Cristina Viebrantz" w:date="2018-12-09T19:03:00.3995773" w:id="1869385250">
              <w:rPr/>
            </w:rPrChange>
          </w:rPr>
          <w:t xml:space="preserve">satisfação ver </w:t>
        </w:r>
      </w:ins>
      <w:ins w:author="Vanessa Cristina Viebrantz" w:date="2018-12-09T19:04:31.2358881" w:id="348650875">
        <w:r w:rsidRPr="644880FC" w:rsidR="4DAACB40">
          <w:rPr>
            <w:lang w:val="pt-BR"/>
            <w:rPrChange w:author="Vanessa Cristina Viebrantz" w:date="2018-12-09T19:03:00.3995773" w:id="750777388">
              <w:rPr/>
            </w:rPrChange>
          </w:rPr>
          <w:t xml:space="preserve">que </w:t>
        </w:r>
      </w:ins>
      <w:ins w:author="Vanessa Cristina Viebrantz" w:date="2018-12-09T19:04:00.4969485" w:id="1132166568">
        <w:r w:rsidRPr="644880FC" w:rsidR="6475BD7C">
          <w:rPr>
            <w:lang w:val="pt-BR"/>
            <w:rPrChange w:author="Vanessa Cristina Viebrantz" w:date="2018-12-09T19:03:00.3995773" w:id="2126892851">
              <w:rPr/>
            </w:rPrChange>
          </w:rPr>
          <w:t xml:space="preserve">colabor</w:t>
        </w:r>
      </w:ins>
      <w:ins w:author="Vanessa Cristina Viebrantz" w:date="2018-12-09T19:12:06.23134" w:id="1217722517">
        <w:r w:rsidRPr="644880FC" w:rsidR="4A2216AB">
          <w:rPr>
            <w:lang w:val="pt-BR"/>
            <w:rPrChange w:author="Vanessa Cristina Viebrantz" w:date="2018-12-09T19:03:00.3995773" w:id="332894440">
              <w:rPr/>
            </w:rPrChange>
          </w:rPr>
          <w:t xml:space="preserve">amos</w:t>
        </w:r>
      </w:ins>
      <w:ins w:author="Vanessa Cristina Viebrantz" w:date="2018-12-09T19:04:00.4969485" w:id="1962930889">
        <w:r w:rsidRPr="644880FC" w:rsidR="6475BD7C">
          <w:rPr>
            <w:lang w:val="pt-BR"/>
            <w:rPrChange w:author="Vanessa Cristina Viebrantz" w:date="2018-12-09T19:03:00.3995773" w:id="1149162444">
              <w:rPr/>
            </w:rPrChange>
          </w:rPr>
          <w:t xml:space="preserve"> para o desenvolvimento d</w:t>
        </w:r>
      </w:ins>
      <w:ins w:author="Vanessa Cristina Viebrantz" w:date="2018-12-09T19:04:31.2358881" w:id="1307031666">
        <w:r w:rsidRPr="644880FC" w:rsidR="088F7356">
          <w:rPr>
            <w:lang w:val="pt-BR"/>
            <w:rPrChange w:author="Vanessa Cristina Viebrantz" w:date="2018-12-09T19:03:00.3995773" w:id="303249818">
              <w:rPr/>
            </w:rPrChange>
          </w:rPr>
          <w:t xml:space="preserve">e uma </w:t>
        </w:r>
        <w:r w:rsidRPr="644880FC" w:rsidR="088F7356">
          <w:rPr>
            <w:lang w:val="pt-BR"/>
            <w:rPrChange w:author="Vanessa Cristina Viebrantz" w:date="2018-12-09T19:03:00.3995773" w:id="1281497183">
              <w:rPr/>
            </w:rPrChange>
          </w:rPr>
          <w:t xml:space="preserve">atividade</w:t>
        </w:r>
        <w:r w:rsidRPr="644880FC" w:rsidR="088F7356">
          <w:rPr>
            <w:lang w:val="pt-BR"/>
            <w:rPrChange w:author="Vanessa Cristina Viebrantz" w:date="2018-12-09T19:03:00.3995773" w:id="1480140529">
              <w:rPr/>
            </w:rPrChange>
          </w:rPr>
          <w:t xml:space="preserve"> </w:t>
        </w:r>
      </w:ins>
      <w:ins w:author="Vanessa Cristina Viebrantz" w:date="2018-12-09T19:05:01.4281703" w:id="1198869593">
        <w:r w:rsidRPr="644880FC" w:rsidR="1416B1F1">
          <w:rPr>
            <w:lang w:val="pt-BR"/>
            <w:rPrChange w:author="Vanessa Cristina Viebrantz" w:date="2018-12-09T19:03:00.3995773" w:id="667720282">
              <w:rPr/>
            </w:rPrChange>
          </w:rPr>
          <w:t xml:space="preserve">q</w:t>
        </w:r>
      </w:ins>
      <w:ins w:author="Vanessa Cristina Viebrantz" w:date="2018-12-09T19:04:31.2358881" w:id="751443208">
        <w:r w:rsidRPr="644880FC" w:rsidR="088F7356">
          <w:rPr>
            <w:lang w:val="pt-BR"/>
            <w:rPrChange w:author="Vanessa Cristina Viebrantz" w:date="2018-12-09T19:03:00.3995773" w:id="836348257">
              <w:rPr/>
            </w:rPrChange>
          </w:rPr>
          <w:t xml:space="preserve">ue </w:t>
        </w:r>
      </w:ins>
      <w:ins w:author="Vanessa Cristina Viebrantz" w:date="2018-12-09T19:05:01.4281703" w:id="776489270">
        <w:proofErr w:type="spellStart"/>
        <w:r w:rsidRPr="644880FC" w:rsidR="1416B1F1">
          <w:rPr>
            <w:lang w:val="pt-BR"/>
            <w:rPrChange w:author="Vanessa Cristina Viebrantz" w:date="2018-12-09T19:03:00.3995773" w:id="626001738">
              <w:rPr/>
            </w:rPrChange>
          </w:rPr>
          <w:t xml:space="preserve">entret</w:t>
        </w:r>
      </w:ins>
      <w:ins w:author="Leticia de Carvalho" w:date="2018-12-10T05:22:04.0584871" w:id="308388562">
        <w:r w:rsidRPr="644880FC" w:rsidR="678BA8A9">
          <w:rPr>
            <w:lang w:val="pt-BR"/>
            <w:rPrChange w:author="Vanessa Cristina Viebrantz" w:date="2018-12-09T19:03:00.3995773" w:id="1550236985">
              <w:rPr/>
            </w:rPrChange>
          </w:rPr>
          <w:t xml:space="preserve">ê</w:t>
        </w:r>
      </w:ins>
      <w:ins w:author="Vanessa Cristina Viebrantz" w:date="2018-12-09T19:05:31.6310187" w:id="1822047336">
        <w:del w:author="Leticia de Carvalho" w:date="2018-12-10T05:22:04.0584871" w:id="1793486858">
          <w:r w:rsidRPr="644880FC" w:rsidDel="678BA8A9" w:rsidR="6239BCE4">
            <w:rPr>
              <w:lang w:val="pt-BR"/>
              <w:rPrChange w:author="Vanessa Cristina Viebrantz" w:date="2018-12-09T19:03:00.3995773" w:id="1148569764">
                <w:rPr/>
              </w:rPrChange>
            </w:rPr>
            <w:delText xml:space="preserve">é</w:delText>
          </w:r>
        </w:del>
      </w:ins>
      <w:ins w:author="Vanessa Cristina Viebrantz" w:date="2018-12-09T19:05:01.4281703" w:id="1869564239">
        <w:r w:rsidRPr="644880FC" w:rsidR="1416B1F1">
          <w:rPr>
            <w:lang w:val="pt-BR"/>
            <w:rPrChange w:author="Vanessa Cristina Viebrantz" w:date="2018-12-09T19:03:00.3995773" w:id="620259579">
              <w:rPr/>
            </w:rPrChange>
          </w:rPr>
          <w:t xml:space="preserve">m</w:t>
        </w:r>
        <w:proofErr w:type="spellEnd"/>
        <w:r w:rsidRPr="644880FC" w:rsidR="1416B1F1">
          <w:rPr>
            <w:lang w:val="pt-BR"/>
            <w:rPrChange w:author="Vanessa Cristina Viebrantz" w:date="2018-12-09T19:03:00.3995773" w:id="672573011">
              <w:rPr/>
            </w:rPrChange>
          </w:rPr>
          <w:t xml:space="preserve"> as cri</w:t>
        </w:r>
      </w:ins>
      <w:ins w:author="Vanessa Cristina Viebrantz" w:date="2018-12-09T19:05:31.6310187" w:id="2071271487">
        <w:r w:rsidRPr="644880FC" w:rsidR="6239BCE4">
          <w:rPr>
            <w:lang w:val="pt-BR"/>
            <w:rPrChange w:author="Vanessa Cristina Viebrantz" w:date="2018-12-09T19:03:00.3995773" w:id="511034822">
              <w:rPr/>
            </w:rPrChange>
          </w:rPr>
          <w:t xml:space="preserve">anças</w:t>
        </w:r>
      </w:ins>
      <w:ins w:author="Vanessa Cristina Viebrantz" w:date="2018-12-09T19:15:08.0296773" w:id="1389282198">
        <w:r w:rsidRPr="644880FC" w:rsidR="2275093C">
          <w:rPr>
            <w:lang w:val="pt-BR"/>
            <w:rPrChange w:author="Vanessa Cristina Viebrantz" w:date="2018-12-09T19:03:00.3995773" w:id="1509228999">
              <w:rPr/>
            </w:rPrChange>
          </w:rPr>
          <w:t xml:space="preserve"> e </w:t>
        </w:r>
      </w:ins>
    </w:p>
    <w:p w:rsidR="644880FC" w:rsidDel="4DAACB40" w:rsidP="644880FC" w:rsidRDefault="644880FC" w14:paraId="0124E9AD" w14:textId="431E1AED">
      <w:pPr>
        <w:pStyle w:val="Corpodetexto"/>
        <w:bidi w:val="0"/>
        <w:spacing w:before="0" w:beforeAutospacing="off" w:after="0" w:afterAutospacing="off" w:line="360" w:lineRule="auto"/>
        <w:ind w:left="0" w:right="0" w:firstLine="567"/>
        <w:jc w:val="both"/>
        <w:rPr>
          <w:del w:author="Vanessa Cristina Viebrantz" w:date="2018-12-09T19:03:30.4655369" w:id="205225051"/>
          <w:rFonts w:ascii="Times New Roman" w:hAnsi="Times New Roman" w:eastAsia="Times New Roman" w:cs="Times New Roman"/>
          <w:noProof w:val="0"/>
          <w:sz w:val="24"/>
          <w:szCs w:val="24"/>
          <w:lang w:val="pt-BR"/>
          <w:rPrChange w:author="Vanessa Cristina Viebrantz" w:date="2018-12-09T19:03:00.3995773" w:id="1339287928">
            <w:rPr/>
          </w:rPrChange>
        </w:rPr>
        <w:pPrChange w:author="Vanessa Cristina Viebrantz" w:date="2018-12-09T19:03:00.3995773" w:id="37320019">
          <w:pPr/>
        </w:pPrChange>
      </w:pPr>
    </w:p>
    <w:p w:rsidR="4DAACB40" w:rsidDel="6475BD7C" w:rsidP="4DAACB40" w:rsidRDefault="4DAACB40" w14:paraId="0DF2A48A" w14:textId="44046311">
      <w:pPr>
        <w:pStyle w:val="Corpodetexto"/>
        <w:spacing w:before="0" w:beforeAutospacing="off" w:after="0" w:afterAutospacing="off" w:line="360" w:lineRule="auto"/>
        <w:ind w:left="0" w:right="0" w:firstLine="567"/>
        <w:jc w:val="both"/>
        <w:rPr>
          <w:del w:author="Vanessa Cristina Viebrantz" w:date="2018-12-09T19:04:00.4969485" w:id="647683282"/>
          <w:lang w:val="pt-BR"/>
          <w:rPrChange w:author="Vanessa Cristina Viebrantz" w:date="2018-12-09T19:03:30.4655369" w:id="206862383">
            <w:rPr/>
          </w:rPrChange>
        </w:rPr>
        <w:pPrChange w:author="Vanessa Cristina Viebrantz" w:date="2018-12-09T19:03:30.4655369" w:id="1287739479">
          <w:pPr/>
        </w:pPrChange>
      </w:pPr>
    </w:p>
    <w:p w:rsidR="6475BD7C" w:rsidDel="088F7356" w:rsidP="6475BD7C" w:rsidRDefault="6475BD7C" w14:paraId="003D8262" w14:textId="6688A86C">
      <w:pPr>
        <w:pStyle w:val="Corpodetexto"/>
        <w:bidi w:val="0"/>
        <w:spacing w:before="0" w:beforeAutospacing="off" w:after="0" w:afterAutospacing="off" w:line="360" w:lineRule="auto"/>
        <w:ind w:left="0" w:right="0" w:firstLine="567"/>
        <w:jc w:val="both"/>
        <w:rPr>
          <w:del w:author="Vanessa Cristina Viebrantz" w:date="2018-12-09T19:04:31.2358881" w:id="810383980"/>
          <w:lang w:val="pt-BR"/>
          <w:rPrChange w:author="Vanessa Cristina Viebrantz" w:date="2018-12-09T19:04:00.4969485" w:id="879040368">
            <w:rPr/>
          </w:rPrChange>
        </w:rPr>
        <w:pPrChange w:author="Vanessa Cristina Viebrantz" w:date="2018-12-09T19:04:00.4969485" w:id="913247210">
          <w:pPr/>
        </w:pPrChange>
      </w:pPr>
    </w:p>
    <w:p w:rsidR="088F7356" w:rsidDel="1D0F0158" w:rsidP="6239BCE4" w:rsidRDefault="088F7356" w14:paraId="2FBDA14A" w14:textId="050CA78E">
      <w:pPr>
        <w:pStyle w:val="Corpodetexto"/>
        <w:spacing w:before="0" w:beforeAutospacing="off" w:after="0" w:afterAutospacing="off" w:line="360" w:lineRule="auto"/>
        <w:ind w:left="0" w:right="0" w:firstLine="567"/>
        <w:jc w:val="both"/>
        <w:rPr>
          <w:del w:author="Vanessa Cristina Viebrantz" w:date="2018-12-09T19:06:01.9371706" w:id="1238574806"/>
          <w:lang w:val="pt-BR"/>
          <w:rPrChange w:author="Vanessa Cristina Viebrantz" w:date="2018-12-09T19:05:31.6310187" w:id="1666829512">
            <w:rPr/>
          </w:rPrChange>
        </w:rPr>
        <w:pPrChange w:author="Vanessa Cristina Viebrantz" w:date="2018-12-09T19:05:31.6310187" w:id="1519005299">
          <w:pPr/>
        </w:pPrChange>
      </w:pPr>
      <w:ins w:author="Vanessa Cristina Viebrantz" w:date="2018-12-09T19:06:01.9371706" w:id="104770345">
        <w:r w:rsidRPr="1D0F0158" w:rsidR="1D0F0158">
          <w:rPr>
            <w:lang w:val="pt-BR"/>
            <w:rPrChange w:author="Vanessa Cristina Viebrantz" w:date="2018-12-09T19:06:01.9371706" w:id="1534147292">
              <w:rPr/>
            </w:rPrChange>
          </w:rPr>
          <w:t xml:space="preserve">mostra conhecimento de maneira mais divertida </w:t>
        </w:r>
      </w:ins>
      <w:ins w:author="Vanessa Cristina Viebrantz" w:date="2018-12-09T19:07:02.8456344" w:id="1445086101">
        <w:r w:rsidRPr="1D0F0158" w:rsidR="7079FCA4">
          <w:rPr>
            <w:lang w:val="pt-BR"/>
            <w:rPrChange w:author="Vanessa Cristina Viebrantz" w:date="2018-12-09T19:06:01.9371706" w:id="853903800">
              <w:rPr/>
            </w:rPrChange>
          </w:rPr>
          <w:t xml:space="preserve">e </w:t>
        </w:r>
      </w:ins>
      <w:ins w:author="Vanessa Cristina Viebrantz" w:date="2018-12-09T19:08:33.6641472" w:id="1835829470">
        <w:r w:rsidRPr="1D0F0158" w:rsidR="1A657C59">
          <w:rPr>
            <w:lang w:val="pt-BR"/>
            <w:rPrChange w:author="Vanessa Cristina Viebrantz" w:date="2018-12-09T19:06:01.9371706" w:id="992541771">
              <w:rPr/>
            </w:rPrChange>
          </w:rPr>
          <w:t xml:space="preserve">expressiva. </w:t>
        </w:r>
      </w:ins>
    </w:p>
    <w:p w:rsidR="1D0F0158" w:rsidP="678BA8A9" w:rsidRDefault="1D0F0158" w14:paraId="15928F56" w14:textId="6FA1F930">
      <w:pPr>
        <w:pStyle w:val="Corpodetexto"/>
        <w:bidi w:val="0"/>
        <w:spacing w:before="0" w:beforeAutospacing="off" w:after="0" w:afterAutospacing="off" w:line="360" w:lineRule="auto"/>
        <w:ind w:left="0" w:right="0" w:firstLine="567"/>
        <w:jc w:val="both"/>
        <w:rPr>
          <w:lang w:val="pt-BR"/>
          <w:rPrChange w:author="Leticia de Carvalho" w:date="2018-12-10T05:22:04.0584871" w:id="1476166199">
            <w:rPr/>
          </w:rPrChange>
        </w:rPr>
        <w:pPrChange w:author="Leticia de Carvalho" w:date="2018-12-10T05:22:04.0584871" w:id="1813425233">
          <w:pPr/>
        </w:pPrChange>
      </w:pPr>
    </w:p>
    <w:p w:rsidR="328BA021" w:rsidDel="4DBBFCB8" w:rsidP="328BA021" w:rsidRDefault="328BA021" w14:paraId="13C87E04" w14:textId="60EDF35D">
      <w:pPr>
        <w:pStyle w:val="Corpodetexto"/>
        <w:bidi w:val="0"/>
        <w:spacing w:before="0" w:beforeAutospacing="off" w:after="0" w:afterAutospacing="off" w:line="360" w:lineRule="auto"/>
        <w:ind w:left="0" w:right="0" w:firstLine="567"/>
        <w:jc w:val="both"/>
        <w:rPr>
          <w:del w:author="Leticia de Carvalho" w:date="2018-12-09T17:56:29.1227007" w:id="407227169"/>
          <w:rFonts w:ascii="Times New Roman" w:hAnsi="Times New Roman" w:eastAsia="Times New Roman" w:cs="Times New Roman"/>
          <w:noProof w:val="0"/>
          <w:sz w:val="24"/>
          <w:szCs w:val="24"/>
          <w:lang w:val="pt-BR"/>
          <w:rPrChange w:author="Leticia de Carvalho" w:date="2018-12-09T17:55:58.8272395" w:id="88826421">
            <w:rPr/>
          </w:rPrChange>
        </w:rPr>
        <w:pPrChange w:author="Leticia de Carvalho" w:date="2018-12-09T17:55:58.8272395" w:id="89358012">
          <w:pPr/>
        </w:pPrChange>
      </w:pPr>
    </w:p>
    <w:p w:rsidR="4DBBFCB8" w:rsidDel="20DA7F59" w:rsidP="38FF9213" w:rsidRDefault="4DBBFCB8" w14:paraId="0FA0711F" w14:textId="7721EFC3">
      <w:pPr>
        <w:pStyle w:val="Corpodetexto"/>
        <w:spacing w:before="0" w:beforeAutospacing="off" w:after="0" w:afterAutospacing="off" w:line="360" w:lineRule="auto"/>
        <w:ind w:left="0" w:right="0" w:firstLine="567"/>
        <w:jc w:val="both"/>
        <w:rPr>
          <w:del w:author="Vanessa Cristina Viebrantz" w:date="2018-12-09T18:54:24.5804512" w:id="416449293"/>
          <w:lang w:val="pt-BR"/>
          <w:rPrChange w:author="Vanessa Cristina Viebrantz" w:date="2018-12-09T18:50:52.5360631" w:id="2022765832">
            <w:rPr/>
          </w:rPrChange>
        </w:rPr>
        <w:pPrChange w:author="Vanessa Cristina Viebrantz" w:date="2018-12-09T18:50:52.5360631" w:id="1593588755">
          <w:pPr/>
        </w:pPrChange>
      </w:pPr>
    </w:p>
    <w:p w:rsidR="63B7608A" w:rsidDel="468D57D4" w:rsidP="20DA7F59" w:rsidRDefault="63B7608A" w14:paraId="15274E62" w14:textId="6000D3EF">
      <w:pPr>
        <w:pStyle w:val="Corpodetexto"/>
        <w:spacing w:before="0" w:beforeAutospacing="off" w:after="0" w:afterAutospacing="off" w:line="360" w:lineRule="auto"/>
        <w:ind w:left="0" w:right="0" w:firstLine="567"/>
        <w:jc w:val="both"/>
        <w:rPr>
          <w:del w:author="Vanessa Cristina Viebrantz" w:date="2018-12-09T18:55:25.3085118" w:id="1931153685"/>
          <w:rFonts w:ascii="Times New Roman" w:hAnsi="Times New Roman" w:eastAsia="Times New Roman" w:cs="Times New Roman"/>
          <w:noProof w:val="0"/>
          <w:sz w:val="24"/>
          <w:szCs w:val="24"/>
          <w:lang w:val="pt-BR"/>
          <w:rPrChange w:author="Vanessa Cristina Viebrantz" w:date="2018-12-09T18:54:24.5804512" w:id="136171870">
            <w:rPr/>
          </w:rPrChange>
        </w:rPr>
        <w:pPrChange w:author="Vanessa Cristina Viebrantz" w:date="2018-12-09T18:54:24.5804512" w:id="742162993">
          <w:pPr/>
        </w:pPrChange>
      </w:pPr>
    </w:p>
    <w:p w:rsidR="468D57D4" w:rsidDel="5E6E3DE8" w:rsidP="468D57D4" w:rsidRDefault="468D57D4" w14:paraId="7D154EF3" w14:textId="45992810">
      <w:pPr>
        <w:pStyle w:val="Corpodetexto"/>
        <w:bidi w:val="0"/>
        <w:spacing w:before="0" w:beforeAutospacing="off" w:after="0" w:afterAutospacing="off" w:line="360" w:lineRule="auto"/>
        <w:ind w:left="0" w:right="0" w:firstLine="567"/>
        <w:jc w:val="both"/>
        <w:rPr>
          <w:del w:author="Vanessa Cristina Viebrantz" w:date="2018-12-09T18:55:55.7221299" w:id="331063925"/>
          <w:lang w:val="pt-BR"/>
          <w:rPrChange w:author="Vanessa Cristina Viebrantz" w:date="2018-12-09T18:55:25.3085118" w:id="440134167">
            <w:rPr/>
          </w:rPrChange>
        </w:rPr>
        <w:pPrChange w:author="Vanessa Cristina Viebrantz" w:date="2018-12-09T18:55:25.3085118" w:id="740627126">
          <w:pPr/>
        </w:pPrChange>
      </w:pPr>
    </w:p>
    <w:p w:rsidR="59F632E6" w:rsidDel="7097DFC6" w:rsidP="59F632E6" w:rsidRDefault="59F632E6" w14:paraId="342AAA25" w14:textId="094BBFDB">
      <w:pPr>
        <w:pStyle w:val="Corpodetexto"/>
        <w:bidi w:val="0"/>
        <w:spacing w:before="0" w:beforeAutospacing="off" w:after="0" w:afterAutospacing="off" w:line="360" w:lineRule="auto"/>
        <w:ind w:left="0" w:right="0" w:firstLine="567"/>
        <w:jc w:val="both"/>
        <w:rPr>
          <w:del w:author="Leticia de Carvalho" w:date="2018-12-09T17:59:31.0228446" w:id="2089444060"/>
          <w:rFonts w:ascii="Times New Roman" w:hAnsi="Times New Roman" w:eastAsia="Times New Roman" w:cs="Times New Roman"/>
          <w:noProof w:val="0"/>
          <w:sz w:val="24"/>
          <w:szCs w:val="24"/>
          <w:lang w:val="pt-BR"/>
          <w:rPrChange w:author="Leticia de Carvalho" w:date="2018-12-09T17:56:59.4449127" w:id="693074359">
            <w:rPr/>
          </w:rPrChange>
        </w:rPr>
        <w:pPrChange w:author="Leticia de Carvalho" w:date="2018-12-09T17:56:59.4449127" w:id="566643201">
          <w:pPr/>
        </w:pPrChange>
      </w:pPr>
    </w:p>
    <w:p w:rsidR="68B50F09" w:rsidDel="30357F03" w:rsidP="2609F5E2" w:rsidRDefault="68B50F09" w14:paraId="011A927D" w14:textId="15EF11F3">
      <w:pPr>
        <w:pStyle w:val="Corpodetexto"/>
        <w:rPr>
          <w:del w:author="Leticia de Carvalho" w:date="2018-12-09T17:04:52.2909547" w:id="938456359"/>
          <w:lang w:val="pt-BR"/>
          <w:rPrChange w:author="Leticia de Carvalho" w:date="2018-12-09T17:02:51.1955447" w:id="690233965">
            <w:rPr/>
          </w:rPrChange>
        </w:rPr>
        <w:pPrChange w:author="Leticia de Carvalho" w:date="2018-12-09T17:02:51.1955447" w:id="1729920874">
          <w:pPr/>
        </w:pPrChange>
      </w:pPr>
    </w:p>
    <w:p w:rsidR="68B50F09" w:rsidDel="30357F03" w:rsidP="6ECC8390" w:rsidRDefault="68B50F09" w14:paraId="70F50CF5" w14:textId="6FB06EC7">
      <w:pPr>
        <w:pStyle w:val="Corpodetexto"/>
        <w:rPr>
          <w:del w:author="Leticia de Carvalho" w:date="2018-12-09T17:04:52.2909547" w:id="1000450841"/>
          <w:lang w:val="pt-BR"/>
          <w:rPrChange w:author="Leticia de Carvalho" w:date="2018-12-09T17:03:51.724619" w:id="1748314284">
            <w:rPr/>
          </w:rPrChange>
        </w:rPr>
        <w:pPrChange w:author="Leticia de Carvalho" w:date="2018-12-09T17:03:51.724619" w:id="1977865090">
          <w:pPr/>
        </w:pPrChange>
      </w:pPr>
      <w:ins w:author="Vanessa Cristina Viebrantz" w:date="2018-12-09T17:03:21.4825573" w:id="915976974">
        <w:proofErr w:type="spellStart"/>
        <w:del w:author="Leticia de Carvalho" w:date="2018-12-09T17:04:52.2909547" w:id="997562035">
          <w:r w:rsidRPr="70982A25" w:rsidDel="30357F03" w:rsidR="70982A25">
            <w:rPr>
              <w:lang w:val="pt-BR"/>
              <w:rPrChange w:author="Vanessa Cristina Viebrantz" w:date="2018-12-09T17:03:21.4825573" w:id="1462429966">
                <w:rPr/>
              </w:rPrChange>
            </w:rPr>
            <w:delText>Kkkkkkkk</w:delText>
          </w:r>
        </w:del>
        <w:proofErr w:type="spellEnd"/>
      </w:ins>
      <w:ins w:author="Vanessa Cristina Viebrantz" w:date="2018-12-09T17:03:21.4825573" w:id="153385679">
        <w:del w:author="Leticia de Carvalho" w:date="2018-12-09T17:04:52.2909547" w:id="1724855310">
          <w:r w:rsidRPr="70982A25" w:rsidDel="30357F03" w:rsidR="70982A25">
            <w:rPr>
              <w:lang w:val="pt-BR"/>
              <w:rPrChange w:author="Vanessa Cristina Viebrantz" w:date="2018-12-09T17:03:21.4825573" w:id="1563431508">
                <w:rPr/>
              </w:rPrChange>
            </w:rPr>
            <w:delText xml:space="preserve"> segura na mão de De</w:delText>
          </w:r>
        </w:del>
      </w:ins>
    </w:p>
    <w:p w:rsidR="7999C234" w:rsidDel="1DA9E2D0" w:rsidP="6D2CF029" w:rsidRDefault="7999C234" w14:paraId="10E7415D" w14:textId="40796FA1">
      <w:pPr>
        <w:pStyle w:val="Corpodetexto"/>
        <w:spacing w:before="0" w:beforeAutospacing="off" w:after="0" w:afterAutospacing="off" w:line="360" w:lineRule="auto"/>
        <w:ind w:left="0" w:right="0" w:firstLine="567"/>
        <w:jc w:val="both"/>
        <w:rPr>
          <w:del w:author="Vanessa Cristina Viebrantz" w:date="2018-12-09T18:57:26.8765405" w:id="1174969463"/>
          <w:rFonts w:ascii="Times New Roman" w:hAnsi="Times New Roman" w:eastAsia="Times New Roman" w:cs="Times New Roman"/>
          <w:noProof w:val="0"/>
          <w:sz w:val="24"/>
          <w:szCs w:val="24"/>
          <w:lang w:val="pt-BR"/>
          <w:rPrChange w:author="Vanessa Cristina Viebrantz" w:date="2018-12-09T18:56:56.1530039" w:id="266337393">
            <w:rPr/>
          </w:rPrChange>
        </w:rPr>
        <w:pPrChange w:author="Vanessa Cristina Viebrantz" w:date="2018-12-09T18:56:56.1530039" w:id="1594492386">
          <w:pPr>
            <w:pStyle w:val="Corpodetexto"/>
          </w:pPr>
        </w:pPrChange>
      </w:pPr>
    </w:p>
    <w:p w:rsidR="6ECC8390" w:rsidP="6ECC8390" w:rsidRDefault="6ECC8390" w14:paraId="25345E42" w14:textId="58E84EEE">
      <w:pPr>
        <w:pStyle w:val="Corpodetexto"/>
        <w:rPr>
          <w:color w:val="000000" w:themeColor="text1" w:themeTint="FF" w:themeShade="FF"/>
          <w:lang w:val="pt-BR"/>
          <w:rPrChange w:author="Leticia de Carvalho" w:date="2018-12-09T17:03:51.724619" w:id="72008329">
            <w:rPr/>
          </w:rPrChange>
        </w:rPr>
        <w:pPrChange w:author="Leticia de Carvalho" w:date="2018-12-09T17:03:51.724619" w:id="764740325">
          <w:pPr/>
        </w:pPrChange>
      </w:pPr>
    </w:p>
    <w:p w:rsidRPr="00DE1964" w:rsidR="00E82F23" w:rsidP="336C9702" w:rsidRDefault="69488777" w14:paraId="49B60CAD" w14:textId="4A8C258B" w14:noSpellErr="1">
      <w:pPr>
        <w:pStyle w:val="Ttulo1"/>
        <w:numPr>
          <w:numId w:val="0"/>
        </w:numPr>
        <w:spacing w:line="240" w:lineRule="auto"/>
        <w:ind w:left="0" w:hanging="431"/>
        <w:rPr>
          <w:lang w:val="pt-BR"/>
          <w:rPrChange w:author="Gislene Cristina Ehlert" w:date="2018-12-09T12:55:52.4912388" w:id="644328412">
            <w:rPr/>
          </w:rPrChange>
        </w:rPr>
        <w:pPrChange w:author="Gislene Cristina Ehlert" w:date="2018-12-09T12:55:52.4912388" w:id="818794351">
          <w:pPr>
            <w:pStyle w:val="Ttulo1"/>
            <w:ind w:left="431" w:hanging="431"/>
          </w:pPr>
        </w:pPrChange>
      </w:pPr>
      <w:ins w:author="Gislene Cristina Ehlert" w:date="2018-12-09T12:53:51.5326451" w:id="1248701593">
        <w:r w:rsidRPr="336C9702" w:rsidR="4AEBE863">
          <w:rPr/>
          <w:t xml:space="preserve">       </w:t>
        </w:r>
      </w:ins>
      <w:ins w:author="Gislene Cristina Ehlert" w:date="2018-12-09T12:53:20.6776469" w:id="2100880175">
        <w:r w:rsidR="00037B9D">
          <w:rPr/>
          <w:t xml:space="preserve">10 </w:t>
        </w:r>
      </w:ins>
      <w:ins w:author="Gislene Cristina Ehlert" w:date="2018-12-09T12:54:51.9921383" w:id="246665715">
        <w:r w:rsidRPr="336C9702" w:rsidR="0B870861">
          <w:rPr/>
          <w:t xml:space="preserve">   </w:t>
        </w:r>
      </w:ins>
      <w:r>
        <w:rPr/>
        <w:t>REFERÊNCIAS</w:t>
      </w:r>
    </w:p>
    <w:p w:rsidR="3F0C8BC1" w:rsidP="3F0C8BC1" w:rsidRDefault="3F0C8BC1" w14:paraId="1CE2F594" w14:textId="05A967D7">
      <w:pPr>
        <w:pStyle w:val="Corpodetexto"/>
        <w:spacing w:line="240" w:lineRule="auto"/>
        <w:ind w:firstLine="0"/>
        <w:rPr>
          <w:lang w:val="pt-BR"/>
        </w:rPr>
      </w:pPr>
    </w:p>
    <w:p w:rsidR="28D44647" w:rsidP="28D44647" w:rsidRDefault="28D44647" w14:paraId="1DBBBA18" w14:textId="6B58C1F6">
      <w:pPr>
        <w:pStyle w:val="Corpodetexto"/>
        <w:spacing w:line="240" w:lineRule="auto"/>
        <w:ind w:firstLine="0"/>
        <w:rPr>
          <w:color w:val="000000" w:themeColor="text1"/>
          <w:lang w:val="pt-BR"/>
        </w:rPr>
      </w:pPr>
      <w:del w:author="Vanessa Cristina Viebrantz" w:date="2018-12-08T19:21:34.3526057" w:id="752926647">
        <w:r w:rsidRPr="28D44647" w:rsidDel="1B3E0684">
          <w:rPr>
            <w:color w:val="000000" w:themeColor="text1"/>
            <w:lang w:val="pt-BR"/>
          </w:rPr>
          <w:delText>EDUCAÇÃO</w:delText>
        </w:r>
      </w:del>
      <w:ins w:author="Vanessa Cristina Viebrantz" w:date="2018-12-08T19:21:34.3526057" w:id="276291813">
        <w:r w:rsidRPr="1B3E0684" w:rsidR="1B3E0684">
          <w:rPr>
            <w:color w:val="000000" w:themeColor="text1" w:themeTint="FF" w:themeShade="FF"/>
            <w:lang w:val="pt-BR"/>
            <w:rPrChange w:author="Vanessa Cristina Viebrantz" w:date="2018-12-08T19:21:34.3526057" w:id="704872521">
              <w:rPr/>
            </w:rPrChange>
          </w:rPr>
          <w:t>BRASIL</w:t>
        </w:r>
      </w:ins>
      <w:ins w:author="Dandara Conceição Lino de Lima" w:date="2018-12-08T19:22:09.6602522" w:id="1826553897">
        <w:r w:rsidRPr="1B3E0684" w:rsidR="20519F65">
          <w:rPr>
            <w:color w:val="000000" w:themeColor="text1" w:themeTint="FF" w:themeShade="FF"/>
            <w:lang w:val="pt-BR"/>
            <w:rPrChange w:author="Vanessa Cristina Viebrantz" w:date="2018-12-08T19:21:34.3526057" w:id="1498787426">
              <w:rPr/>
            </w:rPrChange>
          </w:rPr>
          <w:t xml:space="preserve">, </w:t>
        </w:r>
        <w:r w:rsidRPr="1B3E0684" w:rsidR="20519F65">
          <w:rPr>
            <w:color w:val="000000" w:themeColor="text1" w:themeTint="FF" w:themeShade="FF"/>
            <w:lang w:val="pt-BR"/>
            <w:rPrChange w:author="Vanessa Cristina Viebrantz" w:date="2018-12-08T19:21:34.3526057" w:id="928821521">
              <w:rPr/>
            </w:rPrChange>
          </w:rPr>
          <w:t>Ministério</w:t>
        </w:r>
        <w:r w:rsidRPr="1B3E0684" w:rsidR="20519F65">
          <w:rPr>
            <w:color w:val="000000" w:themeColor="text1" w:themeTint="FF" w:themeShade="FF"/>
            <w:lang w:val="pt-BR"/>
            <w:rPrChange w:author="Vanessa Cristina Viebrantz" w:date="2018-12-08T19:21:34.3526057" w:id="1969114473">
              <w:rPr/>
            </w:rPrChange>
          </w:rPr>
          <w:t xml:space="preserve"> da</w:t>
        </w:r>
      </w:ins>
      <w:del w:author="Dandara Conceição Lino de Lima" w:date="2018-12-08T19:22:09.6602522" w:id="1124993593">
        <w:r w:rsidDel="20519F65" w:rsidR="00071D83">
          <w:rPr>
            <w:rStyle w:val="Refdecomentrio"/>
          </w:rPr>
        </w:r>
      </w:del>
      <w:ins w:author="Vanessa Cristina Viebrantz" w:date="2018-12-08T19:21:34.3526057" w:id="503530848">
        <w:r w:rsidRPr="28D44647" w:rsidR="1B3E0684">
          <w:rPr>
            <w:color w:val="000000" w:themeColor="text1"/>
            <w:lang w:val="pt-BR"/>
          </w:rPr>
          <w:t xml:space="preserve"> Educação</w:t>
        </w:r>
      </w:ins>
      <w:del w:author="Vanessa Cristina Viebrantz" w:date="2018-12-08T19:21:34.3526057" w:id="189230639">
        <w:r w:rsidRPr="28D44647" w:rsidDel="1B3E0684">
          <w:rPr>
            <w:color w:val="000000" w:themeColor="text1"/>
            <w:lang w:val="pt-BR"/>
          </w:rPr>
          <w:delText xml:space="preserve">, Ministério da</w:delText>
        </w:r>
      </w:del>
      <w:r w:rsidRPr="28D44647">
        <w:rPr>
          <w:color w:val="000000" w:themeColor="text1"/>
          <w:lang w:val="pt-BR"/>
        </w:rPr>
        <w:t xml:space="preserve">. </w:t>
      </w:r>
      <w:r w:rsidRPr="28D44647">
        <w:rPr>
          <w:b w:val="1"/>
          <w:bCs w:val="1"/>
          <w:color w:val="000000" w:themeColor="text1"/>
          <w:lang w:val="pt-BR"/>
        </w:rPr>
        <w:t xml:space="preserve">Base Nacional Comum Curricular: </w:t>
      </w:r>
      <w:r w:rsidRPr="28D44647">
        <w:rPr>
          <w:color w:val="000000" w:themeColor="text1"/>
          <w:lang w:val="pt-BR"/>
        </w:rPr>
        <w:t>educação é a base. Disponível em: &lt;http://basenacionalcomum.mec.gov.</w:t>
      </w:r>
      <w:r w:rsidRPr="28D44647">
        <w:rPr>
          <w:color w:val="000000" w:themeColor="text1"/>
          <w:lang w:val="pt-BR"/>
        </w:rPr>
        <w:t>br</w:t>
      </w:r>
      <w:r w:rsidRPr="28D44647">
        <w:rPr>
          <w:color w:val="000000" w:themeColor="text1"/>
          <w:lang w:val="pt-BR"/>
        </w:rPr>
        <w:t>/</w:t>
      </w:r>
      <w:proofErr w:type="spellStart"/>
      <w:r w:rsidRPr="28D44647">
        <w:rPr>
          <w:color w:val="000000" w:themeColor="text1"/>
          <w:lang w:val="pt-BR"/>
        </w:rPr>
        <w:t>abase</w:t>
      </w:r>
      <w:proofErr w:type="spellEnd"/>
      <w:r w:rsidRPr="28D44647">
        <w:rPr>
          <w:color w:val="000000" w:themeColor="text1"/>
          <w:lang w:val="pt-BR"/>
        </w:rPr>
        <w:t>/&gt;. Acesso em: 19 set. 2018.</w:t>
      </w:r>
    </w:p>
    <w:p w:rsidR="28D44647" w:rsidP="28D44647" w:rsidRDefault="28D44647" w14:paraId="3A588F4B" w14:textId="43F10A61">
      <w:pPr>
        <w:pStyle w:val="Corpodetexto"/>
        <w:spacing w:line="240" w:lineRule="auto"/>
        <w:ind w:firstLine="0"/>
        <w:rPr>
          <w:color w:val="000000" w:themeColor="text1"/>
          <w:lang w:val="pt-BR"/>
        </w:rPr>
      </w:pPr>
    </w:p>
    <w:p w:rsidR="3F0C8BC1" w:rsidP="3F0C8BC1" w:rsidRDefault="3F0C8BC1" w14:paraId="154B7A52" w14:textId="64D9003D" w14:noSpellErr="1">
      <w:pPr>
        <w:pStyle w:val="Corpodetexto"/>
        <w:spacing w:line="240" w:lineRule="auto"/>
        <w:ind w:firstLine="0"/>
        <w:rPr>
          <w:lang w:val="pt-BR"/>
        </w:rPr>
      </w:pPr>
      <w:ins w:author="Dandara Conceição Lino de Lima" w:date="2018-12-08T19:22:09.6602522" w:id="1862733519">
        <w:r w:rsidRPr="3F0C8BC1" w:rsidR="20519F65">
          <w:rPr>
            <w:lang w:val="pt-BR"/>
          </w:rPr>
          <w:t xml:space="preserve">BRASIL, </w:t>
        </w:r>
      </w:ins>
      <w:r w:rsidRPr="3F0C8BC1">
        <w:rPr>
          <w:lang w:val="pt-BR"/>
        </w:rPr>
        <w:t xml:space="preserve">Ministério </w:t>
      </w:r>
      <w:r w:rsidRPr="3F0C8BC1">
        <w:rPr>
          <w:lang w:val="pt-BR"/>
        </w:rPr>
        <w:t xml:space="preserve">da Educação. </w:t>
      </w:r>
      <w:r w:rsidRPr="37CEAFE8">
        <w:rPr>
          <w:b w:val="1"/>
          <w:bCs w:val="1"/>
          <w:lang w:val="pt-BR"/>
          <w:rPrChange w:author="Dandara Conceição Lino de Lima" w:date="2018-12-08T19:26:24.3227357" w:id="559295002">
            <w:rPr>
              <w:lang w:val="pt-BR"/>
            </w:rPr>
          </w:rPrChange>
        </w:rPr>
        <w:t xml:space="preserve">Manual Didático, Jogos de Alfabetização</w:t>
      </w:r>
      <w:r w:rsidRPr="3F0C8BC1">
        <w:rPr>
          <w:lang w:val="pt-BR"/>
        </w:rPr>
        <w:t xml:space="preserve">. Recife: Editora Universitária UFPE, 2009. </w:t>
      </w:r>
    </w:p>
    <w:p w:rsidR="3F0C8BC1" w:rsidP="3F0C8BC1" w:rsidRDefault="3F0C8BC1" w14:paraId="59501D19" w14:textId="5F856BB1">
      <w:pPr>
        <w:pStyle w:val="Corpodetexto"/>
        <w:spacing w:line="240" w:lineRule="auto"/>
        <w:ind w:firstLine="0"/>
        <w:rPr>
          <w:ins w:author="Dandara Conceição Lino de Lima" w:date="2018-12-08T23:59:01.0147955" w:id="635539530"/>
          <w:lang w:val="pt-BR"/>
        </w:rPr>
      </w:pPr>
    </w:p>
    <w:p w:rsidR="728F871F" w:rsidP="728F871F" w:rsidRDefault="728F871F" w14:paraId="743A8D33" w14:textId="21998879">
      <w:pPr>
        <w:pStyle w:val="Corpodetexto"/>
        <w:spacing w:line="240" w:lineRule="auto"/>
        <w:ind w:firstLine="0"/>
        <w:rPr>
          <w:ins w:author="Gislene Cristina Ehlert" w:date="2018-12-09T12:51:19.5874884" w:id="282372381"/>
        </w:rPr>
        <w:pPrChange w:author="Dandara Conceição Lino de Lima" w:date="2018-12-08T23:59:01.0147955" w:id="808327393">
          <w:pPr/>
        </w:pPrChange>
      </w:pPr>
      <w:ins w:author="Dandara Conceição Lino de Lima" w:date="2018-12-08T23:59:01.0147955" w:id="1592251252">
        <w:r w:rsidRPr="728F871F" w:rsidR="728F871F">
          <w:rPr>
            <w:noProof w:val="0"/>
            <w:color w:val="222222"/>
            <w:sz w:val="24"/>
            <w:szCs w:val="24"/>
            <w:lang w:val="pt-BR"/>
            <w:rPrChange w:author="Dandara Conceição Lino de Lima" w:date="2018-12-08T23:59:01.0147955" w:id="753721232">
              <w:rPr/>
            </w:rPrChange>
          </w:rPr>
          <w:t xml:space="preserve">COSTA, Lúcia Margarete. Programa Nacional de Tecnologia Educacional (PROINFO) Expansão, democratização e inserção das tecnologias na Rede Pública. </w:t>
        </w:r>
        <w:r w:rsidRPr="728F871F" w:rsidR="728F871F">
          <w:rPr>
            <w:b w:val="1"/>
            <w:bCs w:val="1"/>
            <w:noProof w:val="0"/>
            <w:color w:val="222222"/>
            <w:sz w:val="24"/>
            <w:szCs w:val="24"/>
            <w:lang w:val="pt-BR"/>
            <w:rPrChange w:author="Dandara Conceição Lino de Lima" w:date="2018-12-08T23:59:01.0147955" w:id="1410163799">
              <w:rPr/>
            </w:rPrChange>
          </w:rPr>
          <w:t>Quanta</w:t>
        </w:r>
        <w:r w:rsidRPr="728F871F" w:rsidR="728F871F">
          <w:rPr>
            <w:noProof w:val="0"/>
            <w:color w:val="222222"/>
            <w:sz w:val="24"/>
            <w:szCs w:val="24"/>
            <w:lang w:val="pt-BR"/>
            <w:rPrChange w:author="Dandara Conceição Lino de Lima" w:date="2018-12-08T23:59:01.0147955" w:id="1478673267">
              <w:rPr/>
            </w:rPrChange>
          </w:rPr>
          <w:t>: Comunicação e Cultura, Rio de Janeiro, v. 1, n. 1, p.52-63, dez. 2015. Disponível em: &lt;file:///C:/</w:t>
        </w:r>
      </w:ins>
      <w:ins w:author="Dandara Conceição Lino de Lima" w:date="2018-12-08T23:59:01.0147955" w:id="1867487395">
        <w:proofErr w:type="spellStart"/>
        <w:r w:rsidRPr="728F871F" w:rsidR="728F871F">
          <w:rPr>
            <w:noProof w:val="0"/>
            <w:color w:val="222222"/>
            <w:sz w:val="24"/>
            <w:szCs w:val="24"/>
            <w:lang w:val="pt-BR"/>
            <w:rPrChange w:author="Dandara Conceição Lino de Lima" w:date="2018-12-08T23:59:01.0147955" w:id="144952330">
              <w:rPr/>
            </w:rPrChange>
          </w:rPr>
          <w:t>Users</w:t>
        </w:r>
        <w:proofErr w:type="spellEnd"/>
      </w:ins>
      <w:ins w:author="Dandara Conceição Lino de Lima" w:date="2018-12-08T23:59:01.0147955" w:id="1088602683">
        <w:r w:rsidRPr="728F871F" w:rsidR="728F871F">
          <w:rPr>
            <w:noProof w:val="0"/>
            <w:color w:val="222222"/>
            <w:sz w:val="24"/>
            <w:szCs w:val="24"/>
            <w:lang w:val="pt-BR"/>
            <w:rPrChange w:author="Dandara Conceição Lino de Lima" w:date="2018-12-08T23:59:01.0147955" w:id="1701131857">
              <w:rPr/>
            </w:rPrChange>
          </w:rPr>
          <w:t>/</w:t>
        </w:r>
      </w:ins>
      <w:ins w:author="Dandara Conceição Lino de Lima" w:date="2018-12-08T23:59:01.0147955" w:id="1168811052">
        <w:proofErr w:type="spellStart"/>
        <w:r w:rsidRPr="728F871F" w:rsidR="728F871F">
          <w:rPr>
            <w:noProof w:val="0"/>
            <w:color w:val="222222"/>
            <w:sz w:val="24"/>
            <w:szCs w:val="24"/>
            <w:lang w:val="pt-BR"/>
            <w:rPrChange w:author="Dandara Conceição Lino de Lima" w:date="2018-12-08T23:59:01.0147955" w:id="793911728">
              <w:rPr/>
            </w:rPrChange>
          </w:rPr>
          <w:t>felipe</w:t>
        </w:r>
        <w:proofErr w:type="spellEnd"/>
      </w:ins>
      <w:ins w:author="Dandara Conceição Lino de Lima" w:date="2018-12-08T23:59:01.0147955" w:id="1509985868">
        <w:r w:rsidRPr="728F871F" w:rsidR="728F871F">
          <w:rPr>
            <w:noProof w:val="0"/>
            <w:color w:val="222222"/>
            <w:sz w:val="24"/>
            <w:szCs w:val="24"/>
            <w:lang w:val="pt-BR"/>
            <w:rPrChange w:author="Dandara Conceição Lino de Lima" w:date="2018-12-08T23:59:01.0147955" w:id="1869342807">
              <w:rPr/>
            </w:rPrChange>
          </w:rPr>
          <w:t>/Downloads/4-28-1-PB.pdf&gt;. Acesso em: 08 dez. 2018.</w:t>
        </w:r>
      </w:ins>
    </w:p>
    <w:p w:rsidR="2084F4BB" w:rsidP="2084F4BB" w:rsidRDefault="2084F4BB" w14:paraId="26DD672A" w14:textId="5665B465">
      <w:pPr>
        <w:pStyle w:val="Corpodetexto"/>
        <w:spacing w:line="240" w:lineRule="auto"/>
        <w:ind w:firstLine="0"/>
        <w:rPr>
          <w:ins w:author="Gislene Cristina Ehlert" w:date="2018-12-09T12:51:19.5874884" w:id="615026945"/>
          <w:noProof w:val="0"/>
          <w:color w:val="222222"/>
          <w:sz w:val="24"/>
          <w:szCs w:val="24"/>
          <w:lang w:val="pt-BR"/>
          <w:rPrChange w:author="Gislene Cristina Ehlert" w:date="2018-12-09T12:51:19.5874884" w:id="1986084974">
            <w:rPr/>
          </w:rPrChange>
        </w:rPr>
        <w:pPrChange w:author="Gislene Cristina Ehlert" w:date="2018-12-09T12:51:19.5874884" w:id="370747954">
          <w:pPr/>
        </w:pPrChange>
      </w:pPr>
    </w:p>
    <w:p w:rsidR="2084F4BB" w:rsidP="2084F4BB" w:rsidRDefault="2084F4BB" w14:paraId="4805B753" w14:textId="050C5A64" w14:noSpellErr="1">
      <w:pPr>
        <w:pStyle w:val="Corpodetexto"/>
        <w:spacing w:line="240" w:lineRule="auto"/>
        <w:ind w:firstLine="0"/>
        <w:pPrChange w:author="Gislene Cristina Ehlert" w:date="2018-12-09T12:51:19.5874884" w:id="571869328">
          <w:pPr/>
        </w:pPrChange>
      </w:pPr>
      <w:ins w:author="Gislene Cristina Ehlert" w:date="2018-12-09T12:51:19.5874884" w:id="231511617">
        <w:r w:rsidRPr="2084F4BB" w:rsidR="2084F4BB">
          <w:rPr>
            <w:noProof w:val="0"/>
            <w:lang w:val="pt-BR"/>
            <w:rPrChange w:author="Gislene Cristina Ehlert" w:date="2018-12-09T12:51:19.5874884" w:id="1822554422">
              <w:rPr/>
            </w:rPrChange>
          </w:rPr>
          <w:t xml:space="preserve">FERREIRO, E.; TEBEROSKY, A. </w:t>
        </w:r>
      </w:ins>
      <w:ins w:author="Gislene Cristina Ehlert" w:date="2018-12-09T12:51:49.8485821" w:id="61863359">
        <w:r w:rsidRPr="1A8F4BEF" w:rsidR="1A8F4BEF">
          <w:rPr>
            <w:b w:val="1"/>
            <w:bCs w:val="1"/>
            <w:noProof w:val="0"/>
            <w:lang w:val="pt-BR"/>
            <w:rPrChange w:author="Gislene Cristina Ehlert" w:date="2018-12-09T12:51:49.8485821" w:id="1508248294">
              <w:rPr/>
            </w:rPrChange>
          </w:rPr>
          <w:t>Psicogênese da língua escrita.</w:t>
        </w:r>
      </w:ins>
      <w:ins w:author="Gislene Cristina Ehlert" w:date="2018-12-09T12:51:19.5874884" w:id="159867639">
        <w:r w:rsidRPr="2084F4BB" w:rsidR="2084F4BB">
          <w:rPr>
            <w:noProof w:val="0"/>
            <w:lang w:val="pt-BR"/>
            <w:rPrChange w:author="Gislene Cristina Ehlert" w:date="2018-12-09T12:51:19.5874884" w:id="656805578">
              <w:rPr/>
            </w:rPrChange>
          </w:rPr>
          <w:t xml:space="preserve"> Porto Alegre: Artes Médicas Sul, 1999.</w:t>
        </w:r>
      </w:ins>
    </w:p>
    <w:p w:rsidR="05662485" w:rsidP="05662485" w:rsidRDefault="05662485" w14:paraId="07C823C2" w14:textId="57FEC140">
      <w:pPr>
        <w:pStyle w:val="Corpodetexto"/>
        <w:spacing w:line="240" w:lineRule="auto"/>
        <w:ind w:firstLine="0"/>
        <w:rPr>
          <w:ins w:author="Dandara Conceição Lino de Lima" w:date="2018-12-09T00:02:33.5782962" w:id="1229939861"/>
          <w:noProof w:val="0"/>
          <w:color w:val="222222"/>
          <w:sz w:val="24"/>
          <w:szCs w:val="24"/>
          <w:lang w:val="pt-BR"/>
          <w:rPrChange w:author="Dandara Conceição Lino de Lima" w:date="2018-12-09T00:02:33.5782962" w:id="1825684771">
            <w:rPr/>
          </w:rPrChange>
        </w:rPr>
        <w:pPrChange w:author="Dandara Conceição Lino de Lima" w:date="2018-12-09T00:02:33.5782962" w:id="1895885970">
          <w:pPr/>
        </w:pPrChange>
      </w:pPr>
    </w:p>
    <w:p w:rsidR="05662485" w:rsidP="05662485" w:rsidRDefault="05662485" w14:paraId="054C2094" w14:textId="68D31642">
      <w:pPr>
        <w:pStyle w:val="Corpodetexto"/>
        <w:spacing w:line="240" w:lineRule="auto"/>
        <w:ind w:firstLine="0"/>
        <w:pPrChange w:author="Dandara Conceição Lino de Lima" w:date="2018-12-09T00:02:33.5782962" w:id="551841711">
          <w:pPr/>
        </w:pPrChange>
      </w:pPr>
      <w:ins w:author="Dandara Conceição Lino de Lima" w:date="2018-12-09T00:03:03.9320921" w:id="1491977017">
        <w:r w:rsidRPr="246A9BB1" w:rsidR="246A9BB1">
          <w:rPr>
            <w:rFonts w:ascii="Times New Roman" w:hAnsi="Times New Roman" w:eastAsia="Times New Roman" w:cs="Times New Roman"/>
            <w:noProof w:val="0"/>
            <w:lang w:val="pt-BR"/>
            <w:rPrChange w:author="Dandara Conceição Lino de Lima" w:date="2018-12-09T00:03:03.9320921" w:id="1857563173">
              <w:rPr/>
            </w:rPrChange>
          </w:rPr>
          <w:t>FREITAS, Maria Teresa. Letramento digital e formação de professores.</w:t>
        </w:r>
        <w:r w:rsidRPr="246A9BB1" w:rsidR="246A9BB1">
          <w:rPr>
            <w:rFonts w:ascii="Times New Roman" w:hAnsi="Times New Roman" w:eastAsia="Times New Roman" w:cs="Times New Roman"/>
            <w:b w:val="1"/>
            <w:bCs w:val="1"/>
            <w:noProof w:val="0"/>
            <w:lang w:val="pt-BR"/>
            <w:rPrChange w:author="Dandara Conceição Lino de Lima" w:date="2018-12-09T00:03:03.9320921" w:id="246250977">
              <w:rPr/>
            </w:rPrChange>
          </w:rPr>
          <w:t xml:space="preserve"> Educ. rev.</w:t>
        </w:r>
      </w:ins>
      <w:ins w:author="Dandara Conceição Lino de Lima" w:date="2018-12-09T00:03:03.9320921" w:id="1628316725">
        <w:r w:rsidRPr="246A9BB1" w:rsidR="246A9BB1">
          <w:rPr>
            <w:rFonts w:ascii="Times New Roman" w:hAnsi="Times New Roman" w:eastAsia="Times New Roman" w:cs="Times New Roman"/>
            <w:noProof w:val="0"/>
            <w:lang w:val="pt-BR"/>
            <w:rPrChange w:author="Dandara Conceição Lino de Lima" w:date="2018-12-09T00:03:03.9320921" w:id="464799770">
              <w:rPr/>
            </w:rPrChange>
          </w:rPr>
          <w:t>,  Belo</w:t>
        </w:r>
      </w:ins>
      <w:ins w:author="Dandara Conceição Lino de Lima" w:date="2018-12-09T00:03:03.9320921" w:id="1964857129">
        <w:r w:rsidRPr="246A9BB1" w:rsidR="246A9BB1">
          <w:rPr>
            <w:rFonts w:ascii="Times New Roman" w:hAnsi="Times New Roman" w:eastAsia="Times New Roman" w:cs="Times New Roman"/>
            <w:noProof w:val="0"/>
            <w:lang w:val="pt-BR"/>
            <w:rPrChange w:author="Dandara Conceição Lino de Lima" w:date="2018-12-09T00:03:03.9320921" w:id="1860208327">
              <w:rPr/>
            </w:rPrChange>
          </w:rPr>
          <w:t xml:space="preserve"> Horizonte ,  v. 26, n. 3, p. 335-352,  Dec.  </w:t>
        </w:r>
      </w:ins>
      <w:ins w:author="Dandara Conceição Lino de Lima" w:date="2018-12-09T00:03:03.9320921" w:id="1648654911">
        <w:r w:rsidRPr="246A9BB1" w:rsidR="246A9BB1">
          <w:rPr>
            <w:rFonts w:ascii="Times New Roman" w:hAnsi="Times New Roman" w:eastAsia="Times New Roman" w:cs="Times New Roman"/>
            <w:noProof w:val="0"/>
            <w:lang w:val="pt-BR"/>
            <w:rPrChange w:author="Dandara Conceição Lino de Lima" w:date="2018-12-09T00:03:03.9320921" w:id="1500893138">
              <w:rPr/>
            </w:rPrChange>
          </w:rPr>
          <w:t>2010 .</w:t>
        </w:r>
      </w:ins>
      <w:ins w:author="Dandara Conceição Lino de Lima" w:date="2018-12-09T00:03:03.9320921" w:id="958143769">
        <w:r w:rsidRPr="246A9BB1" w:rsidR="246A9BB1">
          <w:rPr>
            <w:rFonts w:ascii="Times New Roman" w:hAnsi="Times New Roman" w:eastAsia="Times New Roman" w:cs="Times New Roman"/>
            <w:noProof w:val="0"/>
            <w:lang w:val="pt-BR"/>
            <w:rPrChange w:author="Dandara Conceição Lino de Lima" w:date="2018-12-09T00:03:03.9320921" w:id="1752476967">
              <w:rPr/>
            </w:rPrChange>
          </w:rPr>
          <w:t xml:space="preserve">   </w:t>
        </w:r>
      </w:ins>
      <w:ins w:author="Dandara Conceição Lino de Lima" w:date="2018-12-09T00:03:03.9320921" w:id="353558684">
        <w:r w:rsidRPr="246A9BB1" w:rsidR="246A9BB1">
          <w:rPr>
            <w:rFonts w:ascii="Times New Roman" w:hAnsi="Times New Roman" w:eastAsia="Times New Roman" w:cs="Times New Roman"/>
            <w:noProof w:val="0"/>
            <w:lang w:val="pt-BR"/>
            <w:rPrChange w:author="Dandara Conceição Lino de Lima" w:date="2018-12-09T00:03:03.9320921" w:id="1954450210">
              <w:rPr/>
            </w:rPrChange>
          </w:rPr>
          <w:t>Available</w:t>
        </w:r>
      </w:ins>
      <w:ins w:author="Dandara Conceição Lino de Lima" w:date="2018-12-09T00:03:03.9320921" w:id="1276303559">
        <w:r w:rsidRPr="246A9BB1" w:rsidR="246A9BB1">
          <w:rPr>
            <w:rFonts w:ascii="Times New Roman" w:hAnsi="Times New Roman" w:eastAsia="Times New Roman" w:cs="Times New Roman"/>
            <w:noProof w:val="0"/>
            <w:lang w:val="pt-BR"/>
            <w:rPrChange w:author="Dandara Conceição Lino de Lima" w:date="2018-12-09T00:03:03.9320921" w:id="1011719794">
              <w:rPr/>
            </w:rPrChange>
          </w:rPr>
          <w:t xml:space="preserve"> </w:t>
        </w:r>
      </w:ins>
      <w:ins w:author="Dandara Conceição Lino de Lima" w:date="2018-12-09T00:03:03.9320921" w:id="1753985106">
        <w:r w:rsidRPr="246A9BB1" w:rsidR="246A9BB1">
          <w:rPr>
            <w:rFonts w:ascii="Times New Roman" w:hAnsi="Times New Roman" w:eastAsia="Times New Roman" w:cs="Times New Roman"/>
            <w:noProof w:val="0"/>
            <w:lang w:val="pt-BR"/>
            <w:rPrChange w:author="Dandara Conceição Lino de Lima" w:date="2018-12-09T00:03:03.9320921" w:id="1205131338">
              <w:rPr/>
            </w:rPrChange>
          </w:rPr>
          <w:t>from</w:t>
        </w:r>
      </w:ins>
      <w:ins w:author="Dandara Conceição Lino de Lima" w:date="2018-12-09T00:03:03.9320921" w:id="2079837209">
        <w:r w:rsidRPr="246A9BB1" w:rsidR="246A9BB1">
          <w:rPr>
            <w:rFonts w:ascii="Times New Roman" w:hAnsi="Times New Roman" w:eastAsia="Times New Roman" w:cs="Times New Roman"/>
            <w:noProof w:val="0"/>
            <w:lang w:val="pt-BR"/>
            <w:rPrChange w:author="Dandara Conceição Lino de Lima" w:date="2018-12-09T00:03:03.9320921" w:id="2068636058">
              <w:rPr/>
            </w:rPrChange>
          </w:rPr>
          <w:t xml:space="preserve"> &lt;http://</w:t>
        </w:r>
      </w:ins>
      <w:ins w:author="Dandara Conceição Lino de Lima" w:date="2018-12-09T00:03:03.9320921" w:id="773781192">
        <w:r w:rsidRPr="246A9BB1" w:rsidR="246A9BB1">
          <w:rPr>
            <w:rFonts w:ascii="Times New Roman" w:hAnsi="Times New Roman" w:eastAsia="Times New Roman" w:cs="Times New Roman"/>
            <w:noProof w:val="0"/>
            <w:lang w:val="pt-BR"/>
            <w:rPrChange w:author="Dandara Conceição Lino de Lima" w:date="2018-12-09T00:03:03.9320921" w:id="1927634612">
              <w:rPr/>
            </w:rPrChange>
          </w:rPr>
          <w:t>www</w:t>
        </w:r>
      </w:ins>
      <w:ins w:author="Dandara Conceição Lino de Lima" w:date="2018-12-09T00:03:03.9320921" w:id="1384392814">
        <w:r w:rsidRPr="246A9BB1" w:rsidR="246A9BB1">
          <w:rPr>
            <w:rFonts w:ascii="Times New Roman" w:hAnsi="Times New Roman" w:eastAsia="Times New Roman" w:cs="Times New Roman"/>
            <w:noProof w:val="0"/>
            <w:lang w:val="pt-BR"/>
            <w:rPrChange w:author="Dandara Conceição Lino de Lima" w:date="2018-12-09T00:03:03.9320921" w:id="266680561">
              <w:rPr/>
            </w:rPrChange>
          </w:rPr>
          <w:t>.scielo.</w:t>
        </w:r>
      </w:ins>
      <w:ins w:author="Dandara Conceição Lino de Lima" w:date="2018-12-09T00:03:03.9320921" w:id="855518913">
        <w:r w:rsidRPr="246A9BB1" w:rsidR="246A9BB1">
          <w:rPr>
            <w:rFonts w:ascii="Times New Roman" w:hAnsi="Times New Roman" w:eastAsia="Times New Roman" w:cs="Times New Roman"/>
            <w:noProof w:val="0"/>
            <w:lang w:val="pt-BR"/>
            <w:rPrChange w:author="Dandara Conceição Lino de Lima" w:date="2018-12-09T00:03:03.9320921" w:id="192852129">
              <w:rPr/>
            </w:rPrChange>
          </w:rPr>
          <w:t>br</w:t>
        </w:r>
      </w:ins>
      <w:ins w:author="Dandara Conceição Lino de Lima" w:date="2018-12-09T00:03:03.9320921" w:id="1781613374">
        <w:r w:rsidRPr="246A9BB1" w:rsidR="246A9BB1">
          <w:rPr>
            <w:rFonts w:ascii="Times New Roman" w:hAnsi="Times New Roman" w:eastAsia="Times New Roman" w:cs="Times New Roman"/>
            <w:noProof w:val="0"/>
            <w:lang w:val="pt-BR"/>
            <w:rPrChange w:author="Dandara Conceição Lino de Lima" w:date="2018-12-09T00:03:03.9320921" w:id="1188739084">
              <w:rPr/>
            </w:rPrChange>
          </w:rPr>
          <w:t>/</w:t>
        </w:r>
      </w:ins>
      <w:ins w:author="Dandara Conceição Lino de Lima" w:date="2018-12-09T00:03:03.9320921" w:id="459186717">
        <w:r w:rsidRPr="246A9BB1" w:rsidR="246A9BB1">
          <w:rPr>
            <w:rFonts w:ascii="Times New Roman" w:hAnsi="Times New Roman" w:eastAsia="Times New Roman" w:cs="Times New Roman"/>
            <w:noProof w:val="0"/>
            <w:lang w:val="pt-BR"/>
            <w:rPrChange w:author="Dandara Conceição Lino de Lima" w:date="2018-12-09T00:03:03.9320921" w:id="1175110916">
              <w:rPr/>
            </w:rPrChange>
          </w:rPr>
          <w:t>scielo.php?script</w:t>
        </w:r>
      </w:ins>
      <w:ins w:author="Dandara Conceição Lino de Lima" w:date="2018-12-09T00:03:03.9320921" w:id="262338174">
        <w:r w:rsidRPr="246A9BB1" w:rsidR="246A9BB1">
          <w:rPr>
            <w:rFonts w:ascii="Times New Roman" w:hAnsi="Times New Roman" w:eastAsia="Times New Roman" w:cs="Times New Roman"/>
            <w:noProof w:val="0"/>
            <w:lang w:val="pt-BR"/>
            <w:rPrChange w:author="Dandara Conceição Lino de Lima" w:date="2018-12-09T00:03:03.9320921" w:id="124270579">
              <w:rPr/>
            </w:rPrChange>
          </w:rPr>
          <w:t>=</w:t>
        </w:r>
      </w:ins>
      <w:ins w:author="Dandara Conceição Lino de Lima" w:date="2018-12-09T00:03:03.9320921" w:id="948095367">
        <w:r w:rsidRPr="246A9BB1" w:rsidR="246A9BB1">
          <w:rPr>
            <w:rFonts w:ascii="Times New Roman" w:hAnsi="Times New Roman" w:eastAsia="Times New Roman" w:cs="Times New Roman"/>
            <w:noProof w:val="0"/>
            <w:lang w:val="pt-BR"/>
            <w:rPrChange w:author="Dandara Conceição Lino de Lima" w:date="2018-12-09T00:03:03.9320921" w:id="2053803867">
              <w:rPr/>
            </w:rPrChange>
          </w:rPr>
          <w:t>sci_arttext&amp;pid</w:t>
        </w:r>
      </w:ins>
      <w:ins w:author="Dandara Conceição Lino de Lima" w:date="2018-12-09T00:03:03.9320921" w:id="455798968">
        <w:r w:rsidRPr="246A9BB1" w:rsidR="246A9BB1">
          <w:rPr>
            <w:rFonts w:ascii="Times New Roman" w:hAnsi="Times New Roman" w:eastAsia="Times New Roman" w:cs="Times New Roman"/>
            <w:noProof w:val="0"/>
            <w:lang w:val="pt-BR"/>
            <w:rPrChange w:author="Dandara Conceição Lino de Lima" w:date="2018-12-09T00:03:03.9320921" w:id="89067519">
              <w:rPr/>
            </w:rPrChange>
          </w:rPr>
          <w:t>=S0102-46982010000300017&amp;lng=</w:t>
        </w:r>
      </w:ins>
      <w:ins w:author="Dandara Conceição Lino de Lima" w:date="2018-12-09T00:03:03.9320921" w:id="1089982520">
        <w:r w:rsidRPr="246A9BB1" w:rsidR="246A9BB1">
          <w:rPr>
            <w:rFonts w:ascii="Times New Roman" w:hAnsi="Times New Roman" w:eastAsia="Times New Roman" w:cs="Times New Roman"/>
            <w:noProof w:val="0"/>
            <w:lang w:val="pt-BR"/>
            <w:rPrChange w:author="Dandara Conceição Lino de Lima" w:date="2018-12-09T00:03:03.9320921" w:id="649385743">
              <w:rPr/>
            </w:rPrChange>
          </w:rPr>
          <w:t>en&amp;nrm</w:t>
        </w:r>
      </w:ins>
      <w:ins w:author="Dandara Conceição Lino de Lima" w:date="2018-12-09T00:03:03.9320921" w:id="282928127">
        <w:r w:rsidRPr="246A9BB1" w:rsidR="246A9BB1">
          <w:rPr>
            <w:rFonts w:ascii="Times New Roman" w:hAnsi="Times New Roman" w:eastAsia="Times New Roman" w:cs="Times New Roman"/>
            <w:noProof w:val="0"/>
            <w:lang w:val="pt-BR"/>
            <w:rPrChange w:author="Dandara Conceição Lino de Lima" w:date="2018-12-09T00:03:03.9320921" w:id="2138130701">
              <w:rPr/>
            </w:rPrChange>
          </w:rPr>
          <w:t>=</w:t>
        </w:r>
      </w:ins>
      <w:ins w:author="Dandara Conceição Lino de Lima" w:date="2018-12-09T00:03:03.9320921" w:id="834874961">
        <w:r w:rsidRPr="246A9BB1" w:rsidR="246A9BB1">
          <w:rPr>
            <w:rFonts w:ascii="Times New Roman" w:hAnsi="Times New Roman" w:eastAsia="Times New Roman" w:cs="Times New Roman"/>
            <w:noProof w:val="0"/>
            <w:lang w:val="pt-BR"/>
            <w:rPrChange w:author="Dandara Conceição Lino de Lima" w:date="2018-12-09T00:03:03.9320921" w:id="1305657854">
              <w:rPr/>
            </w:rPrChange>
          </w:rPr>
          <w:t>iso</w:t>
        </w:r>
      </w:ins>
      <w:ins w:author="Dandara Conceição Lino de Lima" w:date="2018-12-09T00:03:03.9320921" w:id="339267257">
        <w:r w:rsidRPr="246A9BB1" w:rsidR="246A9BB1">
          <w:rPr>
            <w:rFonts w:ascii="Times New Roman" w:hAnsi="Times New Roman" w:eastAsia="Times New Roman" w:cs="Times New Roman"/>
            <w:noProof w:val="0"/>
            <w:lang w:val="pt-BR"/>
            <w:rPrChange w:author="Dandara Conceição Lino de Lima" w:date="2018-12-09T00:03:03.9320921" w:id="1975249298">
              <w:rPr/>
            </w:rPrChange>
          </w:rPr>
          <w:t xml:space="preserve">&gt;. </w:t>
        </w:r>
      </w:ins>
      <w:ins w:author="Dandara Conceição Lino de Lima" w:date="2018-12-09T00:03:03.9320921" w:id="1629016438">
        <w:r w:rsidRPr="246A9BB1" w:rsidR="246A9BB1">
          <w:rPr>
            <w:rFonts w:ascii="Times New Roman" w:hAnsi="Times New Roman" w:eastAsia="Times New Roman" w:cs="Times New Roman"/>
            <w:noProof w:val="0"/>
            <w:lang w:val="pt-BR"/>
            <w:rPrChange w:author="Dandara Conceição Lino de Lima" w:date="2018-12-09T00:03:03.9320921" w:id="1406696969">
              <w:rPr/>
            </w:rPrChange>
          </w:rPr>
          <w:t>access</w:t>
        </w:r>
      </w:ins>
      <w:ins w:author="Dandara Conceição Lino de Lima" w:date="2018-12-09T00:03:03.9320921" w:id="810615975">
        <w:r w:rsidRPr="246A9BB1" w:rsidR="246A9BB1">
          <w:rPr>
            <w:rFonts w:ascii="Times New Roman" w:hAnsi="Times New Roman" w:eastAsia="Times New Roman" w:cs="Times New Roman"/>
            <w:noProof w:val="0"/>
            <w:lang w:val="pt-BR"/>
            <w:rPrChange w:author="Dandara Conceição Lino de Lima" w:date="2018-12-09T00:03:03.9320921" w:id="81685964">
              <w:rPr/>
            </w:rPrChange>
          </w:rPr>
          <w:t xml:space="preserve"> </w:t>
        </w:r>
      </w:ins>
      <w:ins w:author="Dandara Conceição Lino de Lima" w:date="2018-12-09T00:03:03.9320921" w:id="1047691087">
        <w:r w:rsidRPr="246A9BB1" w:rsidR="246A9BB1">
          <w:rPr>
            <w:rFonts w:ascii="Times New Roman" w:hAnsi="Times New Roman" w:eastAsia="Times New Roman" w:cs="Times New Roman"/>
            <w:noProof w:val="0"/>
            <w:lang w:val="pt-BR"/>
            <w:rPrChange w:author="Dandara Conceição Lino de Lima" w:date="2018-12-09T00:03:03.9320921" w:id="1676086722">
              <w:rPr/>
            </w:rPrChange>
          </w:rPr>
          <w:t>on</w:t>
        </w:r>
      </w:ins>
      <w:ins w:author="Dandara Conceição Lino de Lima" w:date="2018-12-09T00:03:03.9320921" w:id="35714367">
        <w:r w:rsidRPr="246A9BB1" w:rsidR="246A9BB1">
          <w:rPr>
            <w:rFonts w:ascii="Times New Roman" w:hAnsi="Times New Roman" w:eastAsia="Times New Roman" w:cs="Times New Roman"/>
            <w:noProof w:val="0"/>
            <w:lang w:val="pt-BR"/>
            <w:rPrChange w:author="Dandara Conceição Lino de Lima" w:date="2018-12-09T00:03:03.9320921" w:id="1431031128">
              <w:rPr/>
            </w:rPrChange>
          </w:rPr>
          <w:t xml:space="preserve">  09  Dec.  2018.  http://dx.doi.org/10.1590/S0102-46982010000300017.</w:t>
        </w:r>
      </w:ins>
    </w:p>
    <w:p w:rsidR="728F871F" w:rsidP="728F871F" w:rsidRDefault="728F871F" w14:paraId="27832B40" w14:textId="063ACA31">
      <w:pPr>
        <w:pStyle w:val="Corpodetexto"/>
        <w:spacing w:line="240" w:lineRule="auto"/>
        <w:ind w:firstLine="0"/>
        <w:rPr>
          <w:noProof w:val="0"/>
          <w:color w:val="222222"/>
          <w:sz w:val="24"/>
          <w:szCs w:val="24"/>
          <w:lang w:val="pt-BR"/>
          <w:rPrChange w:author="Dandara Conceição Lino de Lima" w:date="2018-12-08T23:59:01.0147955" w:id="473049105">
            <w:rPr/>
          </w:rPrChange>
        </w:rPr>
        <w:pPrChange w:author="Dandara Conceição Lino de Lima" w:date="2018-12-08T23:59:01.0147955" w:id="1727652295">
          <w:pPr/>
        </w:pPrChange>
      </w:pPr>
    </w:p>
    <w:p w:rsidR="3F0C8BC1" w:rsidP="3F0C8BC1" w:rsidRDefault="28D44647" w14:paraId="2F4EE6A7" w14:textId="1C231FF4">
      <w:pPr>
        <w:pStyle w:val="Corpodetexto"/>
        <w:spacing w:line="240" w:lineRule="auto"/>
        <w:ind w:firstLine="0"/>
        <w:rPr>
          <w:ins w:author="Dandara Conceição Lino de Lima" w:date="2018-12-08T19:22:39.687389" w:id="437660042"/>
          <w:lang w:val="pt-BR"/>
        </w:rPr>
      </w:pPr>
      <w:r w:rsidRPr="28D44647">
        <w:rPr>
          <w:lang w:val="pt-BR"/>
        </w:rPr>
        <w:t>KENIA</w:t>
      </w:r>
      <w:ins w:author="Dandara Conceição Lino de Lima" w:date="2018-12-08T19:22:39.687389" w:id="835101786">
        <w:r w:rsidRPr="28D44647">
          <w:rPr>
            <w:lang w:val="pt-BR"/>
          </w:rPr>
          <w:t xml:space="preserve">, </w:t>
        </w:r>
        <w:proofErr w:type="spellStart"/>
        <w:r w:rsidRPr="28D44647">
          <w:rPr>
            <w:lang w:val="pt-BR"/>
          </w:rPr>
          <w:t>T</w:t>
        </w:r>
      </w:ins>
      <w:ins w:author="Dandara Conceição Lino de Lima" w:date="2018-12-08T19:23:10.2899639" w:id="1139734642">
        <w:r w:rsidRPr="28D44647" w:rsidR="42A62E89">
          <w:rPr>
            <w:lang w:val="pt-BR"/>
          </w:rPr>
          <w:t>hadeu</w:t>
        </w:r>
        <w:proofErr w:type="spellEnd"/>
        <w:r w:rsidRPr="28D44647" w:rsidR="42A62E89">
          <w:rPr>
            <w:lang w:val="pt-BR"/>
          </w:rPr>
          <w:t>.</w:t>
        </w:r>
      </w:ins>
      <w:ins w:author="Dandara Conceição Lino de Lima" w:date="2018-12-08T19:22:39.687389" w:id="314254270">
        <w:r w:rsidRPr="28D44647">
          <w:rPr>
            <w:lang w:val="pt-BR"/>
          </w:rPr>
          <w:t xml:space="preserve"> </w:t>
        </w:r>
        <w:r w:rsidRPr="37CEAFE8">
          <w:rPr>
            <w:b w:val="1"/>
            <w:bCs w:val="1"/>
            <w:lang w:val="pt-BR"/>
            <w:rPrChange w:author="Dandara Conceição Lino de Lima" w:date="2018-12-08T19:26:24.3227357" w:id="1406665266">
              <w:rPr>
                <w:lang w:val="pt-BR"/>
              </w:rPr>
            </w:rPrChange>
          </w:rPr>
          <w:t xml:space="preserve">Realidade Aumentada na Alfabetização com o “Jogo das letras”</w:t>
        </w:r>
        <w:r w:rsidRPr="28D44647">
          <w:rPr>
            <w:lang w:val="pt-BR"/>
          </w:rPr>
          <w:t xml:space="preserve"> - Virtual Reality- Universidade Federal de Sergipe- julho/ dezembro, 2012- nº 2- 1-19p.</w:t>
        </w:r>
      </w:ins>
    </w:p>
    <w:p w:rsidR="2E797516" w:rsidP="2E797516" w:rsidRDefault="2E797516" w14:noSpellErr="1" w14:paraId="4BBE3BCB" w14:textId="0A76A591">
      <w:pPr>
        <w:pStyle w:val="Corpodetexto"/>
        <w:spacing w:line="240" w:lineRule="auto"/>
        <w:ind w:firstLine="0"/>
        <w:rPr>
          <w:ins w:author="Dandara Conceição Lino de Lima" w:date="2018-12-08T19:21:04.0487088" w:id="1804612972"/>
          <w:lang w:val="pt-BR"/>
          <w:rPrChange w:author="Dandara Conceição Lino de Lima" w:date="2018-12-08T19:21:04.0487088" w:id="1060643593">
            <w:rPr/>
          </w:rPrChange>
        </w:rPr>
        <w:pPrChange w:author="Dandara Conceição Lino de Lima" w:date="2018-12-08T19:21:04.0487088" w:id="884448831">
          <w:pPr/>
        </w:pPrChange>
      </w:pPr>
    </w:p>
    <w:p w:rsidR="2E797516" w:rsidP="37CEAFE8" w:rsidRDefault="2E797516" w14:paraId="3A59F608" w14:textId="17C3B631">
      <w:pPr>
        <w:pStyle w:val="Corpodetexto"/>
        <w:spacing w:line="240" w:lineRule="auto"/>
        <w:ind w:firstLine="0"/>
        <w:rPr>
          <w:b w:val="0"/>
          <w:bCs w:val="0"/>
          <w:noProof w:val="0"/>
          <w:sz w:val="24"/>
          <w:szCs w:val="24"/>
          <w:lang w:val="pt-BR"/>
          <w:rPrChange w:author="Dandara Conceição Lino de Lima" w:date="2018-12-08T19:26:24.3227357" w:id="162251265">
            <w:rPr/>
          </w:rPrChange>
        </w:rPr>
        <w:pPrChange w:author="Dandara Conceição Lino de Lima" w:date="2018-12-08T19:26:24.3227357" w:id="1846756515">
          <w:pPr/>
        </w:pPrChange>
      </w:pPr>
      <w:ins w:author="Dandara Conceição Lino de Lima" w:date="2018-12-08T19:21:04.0487088" w:id="1319794216">
        <w:r w:rsidRPr="2E797516" w:rsidR="2E797516">
          <w:rPr>
            <w:b w:val="0"/>
            <w:bCs w:val="0"/>
            <w:noProof w:val="0"/>
            <w:sz w:val="24"/>
            <w:szCs w:val="24"/>
            <w:lang w:val="pt-BR"/>
            <w:rPrChange w:author="Dandara Conceição Lino de Lima" w:date="2018-12-08T19:21:04.0487088" w:id="651904239">
              <w:rPr/>
            </w:rPrChange>
          </w:rPr>
          <w:t xml:space="preserve">KLEIMAN, Ângela. </w:t>
        </w:r>
        <w:r w:rsidRPr="7266E8BE" w:rsidR="2E797516">
          <w:rPr>
            <w:b w:val="1"/>
            <w:bCs w:val="1"/>
            <w:noProof w:val="0"/>
            <w:sz w:val="24"/>
            <w:szCs w:val="24"/>
            <w:lang w:val="pt-BR"/>
            <w:rPrChange w:author="Dandara Conceição Lino de Lima" w:date="2018-12-08T19:25:54.090272" w:id="884405564">
              <w:rPr/>
            </w:rPrChange>
          </w:rPr>
          <w:t xml:space="preserve">Preciso ensinar o </w:t>
        </w:r>
        <w:r w:rsidRPr="7266E8BE" w:rsidR="2E797516">
          <w:rPr>
            <w:b w:val="1"/>
            <w:bCs w:val="1"/>
            <w:noProof w:val="0"/>
            <w:sz w:val="24"/>
            <w:szCs w:val="24"/>
            <w:lang w:val="pt-BR"/>
            <w:rPrChange w:author="Dandara Conceição Lino de Lima" w:date="2018-12-08T19:25:54.090272" w:id="168288760">
              <w:rPr/>
            </w:rPrChange>
          </w:rPr>
          <w:t xml:space="preserve">letramento?</w:t>
        </w:r>
      </w:ins>
      <w:ins w:author="Dandara Conceição Lino de Lima" w:date="2018-12-08T19:25:54.090272" w:id="40963122">
        <w:r w:rsidRPr="7266E8BE" w:rsidR="7266E8BE">
          <w:rPr>
            <w:b w:val="1"/>
            <w:bCs w:val="1"/>
            <w:noProof w:val="0"/>
            <w:sz w:val="24"/>
            <w:szCs w:val="24"/>
            <w:lang w:val="pt-BR"/>
            <w:rPrChange w:author="Dandara Conceição Lino de Lima" w:date="2018-12-08T19:25:54.090272" w:id="283728278">
              <w:rPr/>
            </w:rPrChange>
          </w:rPr>
          <w:t xml:space="preserve">:</w:t>
        </w:r>
      </w:ins>
      <w:ins w:author="Dandara Conceição Lino de Lima" w:date="2018-12-08T19:21:04.0487088" w:id="441423026">
        <w:r w:rsidRPr="2E797516" w:rsidR="2E797516">
          <w:rPr>
            <w:b w:val="0"/>
            <w:bCs w:val="0"/>
            <w:noProof w:val="0"/>
            <w:sz w:val="24"/>
            <w:szCs w:val="24"/>
            <w:lang w:val="pt-BR"/>
            <w:rPrChange w:author="Dandara Conceição Lino de Lima" w:date="2018-12-08T19:21:04.0487088" w:id="1888369499">
              <w:rPr/>
            </w:rPrChange>
          </w:rPr>
          <w:t xml:space="preserve"> Não basta ensinar a ler e escrever? Campinas: </w:t>
        </w:r>
      </w:ins>
      <w:ins w:author="Dandara Conceição Lino de Lima" w:date="2018-12-08T19:21:04.0487088" w:id="1073224283">
        <w:r w:rsidRPr="2E797516" w:rsidR="2E797516">
          <w:rPr>
            <w:b w:val="0"/>
            <w:bCs w:val="0"/>
            <w:noProof w:val="0"/>
            <w:sz w:val="24"/>
            <w:szCs w:val="24"/>
            <w:lang w:val="pt-BR"/>
            <w:rPrChange w:author="Dandara Conceição Lino de Lima" w:date="2018-12-08T19:21:04.0487088" w:id="621358068">
              <w:rPr/>
            </w:rPrChange>
          </w:rPr>
          <w:t>Cefiel</w:t>
        </w:r>
      </w:ins>
      <w:ins w:author="Dandara Conceição Lino de Lima" w:date="2018-12-08T19:21:04.0487088" w:id="647398090">
        <w:r w:rsidRPr="2E797516" w:rsidR="2E797516">
          <w:rPr>
            <w:b w:val="0"/>
            <w:bCs w:val="0"/>
            <w:noProof w:val="0"/>
            <w:sz w:val="24"/>
            <w:szCs w:val="24"/>
            <w:lang w:val="pt-BR"/>
            <w:rPrChange w:author="Dandara Conceição Lino de Lima" w:date="2018-12-08T19:21:04.0487088" w:id="899329881">
              <w:rPr/>
            </w:rPrChange>
          </w:rPr>
          <w:t xml:space="preserve"> - Unicamp; MEC, 2005.</w:t>
        </w:r>
      </w:ins>
    </w:p>
    <w:p w:rsidR="28D44647" w:rsidP="28D44647" w:rsidRDefault="28D44647" w14:paraId="40E0B35F" w14:textId="33CE8D71">
      <w:pPr>
        <w:pStyle w:val="Corpodetexto"/>
        <w:spacing w:line="240" w:lineRule="auto"/>
        <w:ind w:firstLine="0"/>
        <w:rPr>
          <w:lang w:val="pt-BR"/>
        </w:rPr>
      </w:pPr>
    </w:p>
    <w:p w:rsidRPr="00D03AF6" w:rsidR="28D44647" w:rsidP="28D44647" w:rsidRDefault="28D44647" w14:paraId="5A577455" w14:textId="3C4B8262" w14:noSpellErr="1">
      <w:pPr>
        <w:pStyle w:val="Corpodetexto"/>
        <w:spacing w:line="240" w:lineRule="auto"/>
        <w:ind w:firstLine="0"/>
        <w:rPr>
          <w:ins w:author="Dandara Conceição Lino de Lima" w:date="2018-12-08T20:37:02.9866928" w:id="1777612360"/>
          <w:lang w:val="pt-BR"/>
        </w:rPr>
      </w:pPr>
      <w:r w:rsidRPr="28D44647">
        <w:rPr>
          <w:color w:val="000000" w:themeColor="text1"/>
          <w:lang w:val="pt-BR"/>
        </w:rPr>
        <w:t xml:space="preserve">MORAIS, Artur Gomes de. </w:t>
      </w:r>
      <w:r w:rsidRPr="28D44647">
        <w:rPr>
          <w:b w:val="1"/>
          <w:bCs w:val="1"/>
          <w:color w:val="000000" w:themeColor="text1"/>
          <w:lang w:val="pt-BR"/>
        </w:rPr>
        <w:t xml:space="preserve">Sistema de Escrita Alfabética. </w:t>
      </w:r>
      <w:r w:rsidRPr="28D44647">
        <w:rPr>
          <w:color w:val="000000" w:themeColor="text1"/>
          <w:lang w:val="pt-BR"/>
        </w:rPr>
        <w:t>São Paulo: Melhoramentos, 2012</w:t>
      </w:r>
      <w:r w:rsidRPr="28D44647">
        <w:rPr>
          <w:color w:val="222222"/>
          <w:lang w:val="pt-BR"/>
        </w:rPr>
        <w:t>.</w:t>
      </w:r>
    </w:p>
    <w:p w:rsidR="1468D5CF" w:rsidP="1468D5CF" w:rsidRDefault="1468D5CF" w14:noSpellErr="1" w14:paraId="0F50937A" w14:textId="3ABEDF98">
      <w:pPr>
        <w:pStyle w:val="Corpodetexto"/>
        <w:spacing w:line="240" w:lineRule="auto"/>
        <w:ind w:firstLine="0"/>
        <w:rPr>
          <w:ins w:author="Dandara Conceição Lino de Lima" w:date="2018-12-08T20:37:02.9866928" w:id="2061721349"/>
          <w:color w:val="222222"/>
          <w:lang w:val="pt-BR"/>
          <w:rPrChange w:author="Dandara Conceição Lino de Lima" w:date="2018-12-08T20:37:02.9866928" w:id="1911556003">
            <w:rPr/>
          </w:rPrChange>
        </w:rPr>
        <w:pPrChange w:author="Dandara Conceição Lino de Lima" w:date="2018-12-08T20:37:02.9866928" w:id="1812757449">
          <w:pPr/>
        </w:pPrChange>
      </w:pPr>
    </w:p>
    <w:p w:rsidR="1468D5CF" w:rsidP="1468D5CF" w:rsidRDefault="1468D5CF" w14:paraId="57EFE151" w14:textId="55523133">
      <w:pPr>
        <w:pStyle w:val="Corpodetexto"/>
        <w:spacing w:line="240" w:lineRule="auto"/>
        <w:ind w:firstLine="0"/>
        <w:pPrChange w:author="Dandara Conceição Lino de Lima" w:date="2018-12-08T20:37:02.9866928" w:id="747418721">
          <w:pPr/>
        </w:pPrChange>
      </w:pPr>
      <w:ins w:author="Dandara Conceição Lino de Lima" w:date="2018-12-08T20:37:02.9866928" w:id="1367532098">
        <w:r w:rsidRPr="1468D5CF" w:rsidR="1468D5CF">
          <w:rPr>
            <w:noProof w:val="0"/>
            <w:color w:val="222222"/>
            <w:sz w:val="24"/>
            <w:szCs w:val="24"/>
            <w:lang w:val="pt-BR"/>
            <w:rPrChange w:author="Dandara Conceição Lino de Lima" w:date="2018-12-08T20:37:02.9866928" w:id="1048848478">
              <w:rPr/>
            </w:rPrChange>
          </w:rPr>
          <w:t xml:space="preserve">PEREIRA, Aline </w:t>
        </w:r>
        <w:r w:rsidRPr="1468D5CF" w:rsidR="1468D5CF">
          <w:rPr>
            <w:noProof w:val="0"/>
            <w:color w:val="222222"/>
            <w:sz w:val="24"/>
            <w:szCs w:val="24"/>
            <w:lang w:val="pt-BR"/>
            <w:rPrChange w:author="Dandara Conceição Lino de Lima" w:date="2018-12-08T20:37:02.9866928" w:id="1714349018">
              <w:rPr/>
            </w:rPrChange>
          </w:rPr>
          <w:t xml:space="preserve">Julyê</w:t>
        </w:r>
        <w:r w:rsidRPr="1468D5CF" w:rsidR="1468D5CF">
          <w:rPr>
            <w:noProof w:val="0"/>
            <w:color w:val="222222"/>
            <w:sz w:val="24"/>
            <w:szCs w:val="24"/>
            <w:lang w:val="pt-BR"/>
            <w:rPrChange w:author="Dandara Conceição Lino de Lima" w:date="2018-12-08T20:37:02.9866928" w:id="1890864255">
              <w:rPr/>
            </w:rPrChange>
          </w:rPr>
          <w:t xml:space="preserve"> et al. O QUE É E QUEM FAZ CIÊNCIA? IMAGENS SOBRE A ATIVIDADE CIENTÍFICA DIVULGADAS EM FILMES DE ANIMAÇÃO INFANTIL. </w:t>
        </w:r>
        <w:r w:rsidRPr="1468D5CF" w:rsidR="1468D5CF">
          <w:rPr>
            <w:b w:val="1"/>
            <w:bCs w:val="1"/>
            <w:noProof w:val="0"/>
            <w:color w:val="222222"/>
            <w:sz w:val="24"/>
            <w:szCs w:val="24"/>
            <w:lang w:val="pt-BR"/>
            <w:rPrChange w:author="Dandara Conceição Lino de Lima" w:date="2018-12-08T20:37:02.9866928" w:id="1714384336">
              <w:rPr/>
            </w:rPrChange>
          </w:rPr>
          <w:t>Ensaio Pesquisa em Educação em Ciências</w:t>
        </w:r>
        <w:r w:rsidRPr="1468D5CF" w:rsidR="1468D5CF">
          <w:rPr>
            <w:noProof w:val="0"/>
            <w:color w:val="222222"/>
            <w:sz w:val="24"/>
            <w:szCs w:val="24"/>
            <w:lang w:val="pt-BR"/>
            <w:rPrChange w:author="Dandara Conceição Lino de Lima" w:date="2018-12-08T20:37:02.9866928" w:id="201349911">
              <w:rPr/>
            </w:rPrChange>
          </w:rPr>
          <w:t>, Belo Horizonte, v. 11, n. 02, p.292-306, jun. 2009. Disponível em: &lt;https://seer.ufmg.br/</w:t>
        </w:r>
        <w:r w:rsidRPr="1468D5CF" w:rsidR="1468D5CF">
          <w:rPr>
            <w:noProof w:val="0"/>
            <w:color w:val="222222"/>
            <w:sz w:val="24"/>
            <w:szCs w:val="24"/>
            <w:lang w:val="pt-BR"/>
            <w:rPrChange w:author="Dandara Conceição Lino de Lima" w:date="2018-12-08T20:37:02.9866928" w:id="347901376">
              <w:rPr/>
            </w:rPrChange>
          </w:rPr>
          <w:t>index.php</w:t>
        </w:r>
        <w:r w:rsidRPr="1468D5CF" w:rsidR="1468D5CF">
          <w:rPr>
            <w:noProof w:val="0"/>
            <w:color w:val="222222"/>
            <w:sz w:val="24"/>
            <w:szCs w:val="24"/>
            <w:lang w:val="pt-BR"/>
            <w:rPrChange w:author="Dandara Conceição Lino de Lima" w:date="2018-12-08T20:37:02.9866928" w:id="1821933420">
              <w:rPr/>
            </w:rPrChange>
          </w:rPr>
          <w:t>/ensaio/</w:t>
        </w:r>
        <w:r w:rsidRPr="1468D5CF" w:rsidR="1468D5CF">
          <w:rPr>
            <w:noProof w:val="0"/>
            <w:color w:val="222222"/>
            <w:sz w:val="24"/>
            <w:szCs w:val="24"/>
            <w:lang w:val="pt-BR"/>
            <w:rPrChange w:author="Dandara Conceição Lino de Lima" w:date="2018-12-08T20:37:02.9866928" w:id="25345149">
              <w:rPr/>
            </w:rPrChange>
          </w:rPr>
          <w:t>article</w:t>
        </w:r>
        <w:r w:rsidRPr="1468D5CF" w:rsidR="1468D5CF">
          <w:rPr>
            <w:noProof w:val="0"/>
            <w:color w:val="222222"/>
            <w:sz w:val="24"/>
            <w:szCs w:val="24"/>
            <w:lang w:val="pt-BR"/>
            <w:rPrChange w:author="Dandara Conceição Lino de Lima" w:date="2018-12-08T20:37:02.9866928" w:id="297881792">
              <w:rPr/>
            </w:rPrChange>
          </w:rPr>
          <w:t>/</w:t>
        </w:r>
        <w:r w:rsidRPr="1468D5CF" w:rsidR="1468D5CF">
          <w:rPr>
            <w:noProof w:val="0"/>
            <w:color w:val="222222"/>
            <w:sz w:val="24"/>
            <w:szCs w:val="24"/>
            <w:lang w:val="pt-BR"/>
            <w:rPrChange w:author="Dandara Conceição Lino de Lima" w:date="2018-12-08T20:37:02.9866928" w:id="2015857185">
              <w:rPr/>
            </w:rPrChange>
          </w:rPr>
          <w:t>view</w:t>
        </w:r>
        <w:r w:rsidRPr="1468D5CF" w:rsidR="1468D5CF">
          <w:rPr>
            <w:noProof w:val="0"/>
            <w:color w:val="222222"/>
            <w:sz w:val="24"/>
            <w:szCs w:val="24"/>
            <w:lang w:val="pt-BR"/>
            <w:rPrChange w:author="Dandara Conceição Lino de Lima" w:date="2018-12-08T20:37:02.9866928" w:id="609953221">
              <w:rPr/>
            </w:rPrChange>
          </w:rPr>
          <w:t>/8637/6577&gt;. Acesso em: 02 dez. 2018.</w:t>
        </w:r>
      </w:ins>
    </w:p>
    <w:p w:rsidR="28D44647" w:rsidP="28D44647" w:rsidRDefault="28D44647" w14:paraId="6FABBBD7" w14:textId="58F6371E">
      <w:pPr>
        <w:pStyle w:val="Corpodetexto"/>
        <w:spacing w:line="240" w:lineRule="auto"/>
        <w:ind w:firstLine="0"/>
        <w:rPr>
          <w:ins w:author="Dandara Conceição Lino de Lima" w:date="2018-12-08T22:40:25.2278601" w:id="1553607049"/>
          <w:lang w:val="pt-BR"/>
        </w:rPr>
      </w:pPr>
    </w:p>
    <w:p w:rsidR="22616E83" w:rsidP="22616E83" w:rsidRDefault="22616E83" w14:paraId="3698AD36" w14:textId="3734A983">
      <w:pPr>
        <w:pStyle w:val="Corpodetexto"/>
        <w:spacing w:line="240" w:lineRule="auto"/>
        <w:ind w:firstLine="0"/>
        <w:rPr>
          <w:ins w:author="Dandara Conceição Lino de Lima" w:date="2018-12-08T22:40:25.2278601" w:id="1074969850"/>
        </w:rPr>
        <w:pPrChange w:author="Dandara Conceição Lino de Lima" w:date="2018-12-08T22:40:25.2278601" w:id="936840518">
          <w:pPr/>
        </w:pPrChange>
      </w:pPr>
      <w:ins w:author="Dandara Conceição Lino de Lima" w:date="2018-12-08T22:40:25.2278601" w:id="2020714193">
        <w:r w:rsidRPr="22616E83" w:rsidR="22616E83">
          <w:rPr>
            <w:rFonts w:ascii="Times New Roman" w:hAnsi="Times New Roman" w:eastAsia="Times New Roman" w:cs="Times New Roman"/>
            <w:noProof w:val="0"/>
            <w:sz w:val="24"/>
            <w:szCs w:val="24"/>
            <w:lang w:val="pt-BR"/>
            <w:rPrChange w:author="Dandara Conceição Lino de Lima" w:date="2018-12-08T22:40:25.2278601" w:id="571438487">
              <w:rPr/>
            </w:rPrChange>
          </w:rPr>
          <w:t xml:space="preserve">ROJO, </w:t>
        </w:r>
      </w:ins>
      <w:ins w:author="Dandara Conceição Lino de Lima" w:date="2018-12-08T22:40:25.2278601" w:id="439230596">
        <w:r w:rsidRPr="22616E83" w:rsidR="22616E83">
          <w:rPr>
            <w:rFonts w:ascii="Times New Roman" w:hAnsi="Times New Roman" w:eastAsia="Times New Roman" w:cs="Times New Roman"/>
            <w:noProof w:val="0"/>
            <w:sz w:val="24"/>
            <w:szCs w:val="24"/>
            <w:lang w:val="pt-BR"/>
            <w:rPrChange w:author="Dandara Conceição Lino de Lima" w:date="2018-12-08T22:40:25.2278601" w:id="2109147904">
              <w:rPr/>
            </w:rPrChange>
          </w:rPr>
          <w:t>Roxane</w:t>
        </w:r>
      </w:ins>
      <w:ins w:author="Dandara Conceição Lino de Lima" w:date="2018-12-08T22:40:25.2278601" w:id="125732094">
        <w:r w:rsidRPr="22616E83" w:rsidR="22616E83">
          <w:rPr>
            <w:rFonts w:ascii="Times New Roman" w:hAnsi="Times New Roman" w:eastAsia="Times New Roman" w:cs="Times New Roman"/>
            <w:noProof w:val="0"/>
            <w:sz w:val="24"/>
            <w:szCs w:val="24"/>
            <w:lang w:val="pt-BR"/>
            <w:rPrChange w:author="Dandara Conceição Lino de Lima" w:date="2018-12-08T22:40:25.2278601" w:id="726946513">
              <w:rPr/>
            </w:rPrChange>
          </w:rPr>
          <w:t>; ALMEIDA, Eduardo de Moura (</w:t>
        </w:r>
      </w:ins>
      <w:ins w:author="Dandara Conceição Lino de Lima" w:date="2018-12-08T22:40:25.2278601" w:id="1351699791">
        <w:r w:rsidRPr="22616E83" w:rsidR="22616E83">
          <w:rPr>
            <w:rFonts w:ascii="Times New Roman" w:hAnsi="Times New Roman" w:eastAsia="Times New Roman" w:cs="Times New Roman"/>
            <w:noProof w:val="0"/>
            <w:sz w:val="24"/>
            <w:szCs w:val="24"/>
            <w:lang w:val="pt-BR"/>
            <w:rPrChange w:author="Dandara Conceição Lino de Lima" w:date="2018-12-08T22:40:25.2278601" w:id="359819154">
              <w:rPr/>
            </w:rPrChange>
          </w:rPr>
          <w:t>Orgs</w:t>
        </w:r>
      </w:ins>
      <w:ins w:author="Dandara Conceição Lino de Lima" w:date="2018-12-08T22:40:25.2278601" w:id="1985215794">
        <w:r w:rsidRPr="22616E83" w:rsidR="22616E83">
          <w:rPr>
            <w:rFonts w:ascii="Times New Roman" w:hAnsi="Times New Roman" w:eastAsia="Times New Roman" w:cs="Times New Roman"/>
            <w:noProof w:val="0"/>
            <w:sz w:val="24"/>
            <w:szCs w:val="24"/>
            <w:lang w:val="pt-BR"/>
            <w:rPrChange w:author="Dandara Conceição Lino de Lima" w:date="2018-12-08T22:40:25.2278601" w:id="1239953162">
              <w:rPr/>
            </w:rPrChange>
          </w:rPr>
          <w:t xml:space="preserve">.). </w:t>
        </w:r>
      </w:ins>
      <w:ins w:author="Dandara Conceição Lino de Lima" w:date="2018-12-08T22:40:25.2278601" w:id="1973278810">
        <w:r w:rsidRPr="22616E83" w:rsidR="22616E83">
          <w:rPr>
            <w:rFonts w:ascii="Times New Roman" w:hAnsi="Times New Roman" w:eastAsia="Times New Roman" w:cs="Times New Roman"/>
            <w:b w:val="1"/>
            <w:bCs w:val="1"/>
            <w:noProof w:val="0"/>
            <w:sz w:val="24"/>
            <w:szCs w:val="24"/>
            <w:lang w:val="pt-BR"/>
            <w:rPrChange w:author="Dandara Conceição Lino de Lima" w:date="2018-12-08T22:40:25.2278601" w:id="647622638">
              <w:rPr/>
            </w:rPrChange>
          </w:rPr>
          <w:t>Multiletramentos</w:t>
        </w:r>
      </w:ins>
      <w:ins w:author="Dandara Conceição Lino de Lima" w:date="2018-12-08T22:40:25.2278601" w:id="1579211314">
        <w:r w:rsidRPr="22616E83" w:rsidR="22616E83">
          <w:rPr>
            <w:rFonts w:ascii="Times New Roman" w:hAnsi="Times New Roman" w:eastAsia="Times New Roman" w:cs="Times New Roman"/>
            <w:b w:val="1"/>
            <w:bCs w:val="1"/>
            <w:noProof w:val="0"/>
            <w:sz w:val="24"/>
            <w:szCs w:val="24"/>
            <w:lang w:val="pt-BR"/>
            <w:rPrChange w:author="Dandara Conceição Lino de Lima" w:date="2018-12-08T22:40:25.2278601" w:id="5049222">
              <w:rPr/>
            </w:rPrChange>
          </w:rPr>
          <w:t xml:space="preserve"> na escola</w:t>
        </w:r>
        <w:r w:rsidRPr="22616E83" w:rsidR="22616E83">
          <w:rPr>
            <w:rFonts w:ascii="Times New Roman" w:hAnsi="Times New Roman" w:eastAsia="Times New Roman" w:cs="Times New Roman"/>
            <w:noProof w:val="0"/>
            <w:sz w:val="24"/>
            <w:szCs w:val="24"/>
            <w:lang w:val="pt-BR"/>
            <w:rPrChange w:author="Dandara Conceição Lino de Lima" w:date="2018-12-08T22:40:25.2278601" w:id="1620370281">
              <w:rPr/>
            </w:rPrChange>
          </w:rPr>
          <w:t>. São Paulo: Parábola Editorial, 2012, 264 p.</w:t>
        </w:r>
      </w:ins>
    </w:p>
    <w:p w:rsidR="22616E83" w:rsidP="22616E83" w:rsidRDefault="22616E83" w14:paraId="482FC2D9" w14:textId="43B892CC">
      <w:pPr>
        <w:pStyle w:val="Corpodetexto"/>
        <w:spacing w:line="240" w:lineRule="auto"/>
        <w:ind w:firstLine="0"/>
        <w:rPr>
          <w:rFonts w:ascii="Times New Roman" w:hAnsi="Times New Roman" w:eastAsia="Times New Roman" w:cs="Times New Roman"/>
          <w:noProof w:val="0"/>
          <w:sz w:val="22"/>
          <w:szCs w:val="22"/>
          <w:lang w:val="pt-BR"/>
          <w:rPrChange w:author="Dandara Conceição Lino de Lima" w:date="2018-12-08T22:40:25.2278601" w:id="357363076">
            <w:rPr/>
          </w:rPrChange>
        </w:rPr>
        <w:pPrChange w:author="Dandara Conceição Lino de Lima" w:date="2018-12-08T22:40:25.2278601" w:id="1659599520">
          <w:pPr/>
        </w:pPrChange>
      </w:pPr>
    </w:p>
    <w:p w:rsidR="28D44647" w:rsidP="28D44647" w:rsidRDefault="28D44647" w14:paraId="1B282585" w14:textId="59C025FF">
      <w:pPr>
        <w:pStyle w:val="Corpodetexto"/>
        <w:spacing w:line="240" w:lineRule="auto"/>
        <w:ind w:firstLine="0"/>
        <w:rPr>
          <w:color w:val="000000" w:themeColor="text1"/>
          <w:lang w:val="pt-BR"/>
        </w:rPr>
      </w:pPr>
      <w:r w:rsidRPr="28D44647">
        <w:rPr>
          <w:color w:val="000000" w:themeColor="text1"/>
          <w:lang w:val="pt-BR"/>
        </w:rPr>
        <w:t xml:space="preserve">SOARES, Magda. </w:t>
      </w:r>
      <w:r w:rsidRPr="28D44647">
        <w:rPr>
          <w:b/>
          <w:bCs/>
          <w:color w:val="000000" w:themeColor="text1"/>
          <w:lang w:val="pt-BR"/>
        </w:rPr>
        <w:t xml:space="preserve">Alfabetização e Letramento. </w:t>
      </w:r>
      <w:r w:rsidRPr="28D44647">
        <w:rPr>
          <w:color w:val="000000" w:themeColor="text1"/>
          <w:lang w:val="pt-BR"/>
        </w:rPr>
        <w:t>6. ed. São Paulo: Contexto, 2011.</w:t>
      </w:r>
    </w:p>
    <w:p w:rsidR="28D44647" w:rsidP="28D44647" w:rsidRDefault="28D44647" w14:paraId="0586D009" w14:textId="27D86ED3">
      <w:pPr>
        <w:pStyle w:val="Corpodetexto"/>
        <w:spacing w:line="240" w:lineRule="auto"/>
        <w:ind w:firstLine="0"/>
        <w:rPr>
          <w:color w:val="000000" w:themeColor="text1"/>
          <w:lang w:val="pt-BR"/>
        </w:rPr>
      </w:pPr>
    </w:p>
    <w:p w:rsidRPr="00D03AF6" w:rsidR="28D44647" w:rsidP="28D44647" w:rsidRDefault="28D44647" w14:paraId="661BB5D9" w14:textId="718A4A61" w14:noSpellErr="1">
      <w:pPr>
        <w:pStyle w:val="Corpodetexto"/>
        <w:spacing w:line="240" w:lineRule="auto"/>
        <w:ind w:firstLine="0"/>
        <w:rPr>
          <w:lang w:val="pt-BR"/>
        </w:rPr>
      </w:pPr>
      <w:r w:rsidRPr="28D44647">
        <w:rPr>
          <w:lang w:val="pt-BR"/>
        </w:rPr>
        <w:t>SOARES</w:t>
      </w:r>
      <w:ins w:author="Vanessa Cristina Viebrantz" w:date="2018-12-08T19:24:22.6627755" w:id="1606895994">
        <w:r w:rsidRPr="28D44647">
          <w:rPr>
            <w:lang w:val="pt-BR"/>
          </w:rPr>
          <w:t xml:space="preserve">, Magda. </w:t>
        </w:r>
        <w:r w:rsidRPr="7266E8BE">
          <w:rPr>
            <w:b w:val="1"/>
            <w:bCs w:val="1"/>
            <w:lang w:val="pt-BR"/>
            <w:rPrChange w:author="Dandara Conceição Lino de Lima" w:date="2018-12-08T19:25:54.090272" w:id="1734204911">
              <w:rPr>
                <w:lang w:val="pt-BR"/>
              </w:rPr>
            </w:rPrChange>
          </w:rPr>
          <w:t xml:space="preserve">As muitas facetas da alfabetização</w:t>
        </w:r>
        <w:r w:rsidRPr="28D44647">
          <w:rPr>
            <w:lang w:val="pt-BR"/>
          </w:rPr>
          <w:t xml:space="preserve">. In:  Cadernos de Pesquisa, São Paulo,</w:t>
        </w:r>
      </w:ins>
      <w:ins w:author="Dandara Conceição Lino de Lima" w:date="2018-12-08T19:24:10.8700579" w:id="835830471">
        <w:r w:rsidRPr="28D44647" w:rsidR="2AF926F9">
          <w:rPr>
            <w:lang w:val="pt-BR"/>
          </w:rPr>
          <w:t xml:space="preserve"> 1985,</w:t>
        </w:r>
      </w:ins>
      <w:ins w:author="Dandara Conceição Lino de Lima" w:date="2018-12-08T19:23:40.7887485" w:id="1379967246">
        <w:r w:rsidRPr="28D44647" w:rsidR="0B45EED9">
          <w:rPr>
            <w:lang w:val="pt-BR"/>
          </w:rPr>
          <w:t xml:space="preserve"> </w:t>
        </w:r>
      </w:ins>
      <w:r w:rsidRPr="28D44647">
        <w:rPr>
          <w:lang w:val="pt-BR"/>
        </w:rPr>
        <w:t xml:space="preserve">n. </w:t>
      </w:r>
      <w:ins w:author="Vanessa Cristina Viebrantz" w:date="2018-12-08T10:16:33.902726" w:id="226659266">
        <w:r w:rsidRPr="28D44647">
          <w:rPr>
            <w:lang w:val="pt-BR"/>
          </w:rPr>
          <w:t>52, p.</w:t>
        </w:r>
      </w:ins>
      <w:r w:rsidRPr="28D44647">
        <w:rPr>
          <w:lang w:val="pt-BR"/>
        </w:rPr>
        <w:t xml:space="preserve"> 19 - 24.</w:t>
      </w:r>
    </w:p>
    <w:p w:rsidR="28D44647" w:rsidP="28D44647" w:rsidRDefault="28D44647" w14:paraId="488FDFD2" w14:textId="1C9FE482">
      <w:pPr>
        <w:pStyle w:val="Corpodetexto"/>
        <w:spacing w:line="240" w:lineRule="auto"/>
        <w:ind w:firstLine="0"/>
        <w:rPr>
          <w:color w:val="222222"/>
          <w:lang w:val="pt-BR"/>
        </w:rPr>
      </w:pPr>
    </w:p>
    <w:p w:rsidR="28D44647" w:rsidP="28D44647" w:rsidRDefault="28D44647" w14:paraId="5986344E" w14:textId="57A7915E" w14:noSpellErr="1">
      <w:pPr>
        <w:pStyle w:val="Corpodetexto"/>
        <w:spacing w:line="240" w:lineRule="auto"/>
        <w:ind w:firstLine="0"/>
        <w:rPr>
          <w:ins w:author="Dandara Conceição Lino de Lima" w:date="2018-12-08T22:12:06.2485768" w:id="1158880154"/>
        </w:rPr>
      </w:pPr>
      <w:r w:rsidRPr="28D44647">
        <w:rPr>
          <w:color w:val="000000" w:themeColor="text1"/>
          <w:lang w:val="pt-BR"/>
        </w:rPr>
        <w:t xml:space="preserve">SOARES, Magda. </w:t>
      </w:r>
      <w:r w:rsidRPr="28D44647">
        <w:rPr>
          <w:b w:val="1"/>
          <w:bCs w:val="1"/>
          <w:color w:val="000000" w:themeColor="text1"/>
          <w:lang w:val="pt-BR"/>
        </w:rPr>
        <w:t xml:space="preserve">Letramento: </w:t>
      </w:r>
      <w:r w:rsidRPr="28D44647">
        <w:rPr>
          <w:color w:val="000000" w:themeColor="text1"/>
          <w:lang w:val="pt-BR"/>
        </w:rPr>
        <w:t>um tema em três gêneros. 2. ed. Belo Horizonte: Autêntica, 2001.</w:t>
      </w:r>
    </w:p>
    <w:p w:rsidR="66091A64" w:rsidP="66091A64" w:rsidRDefault="66091A64" w14:noSpellErr="1" w14:paraId="7915F296" w14:textId="7E8AD2C1">
      <w:pPr>
        <w:pStyle w:val="Corpodetexto"/>
        <w:spacing w:line="240" w:lineRule="auto"/>
        <w:ind w:firstLine="0"/>
        <w:rPr>
          <w:ins w:author="Dandara Conceição Lino de Lima" w:date="2018-12-08T22:12:06.2485768" w:id="149070364"/>
          <w:color w:val="000000" w:themeColor="text1" w:themeTint="FF" w:themeShade="FF"/>
          <w:lang w:val="pt-BR"/>
          <w:rPrChange w:author="Dandara Conceição Lino de Lima" w:date="2018-12-08T22:12:06.2485768" w:id="1973041633">
            <w:rPr/>
          </w:rPrChange>
        </w:rPr>
        <w:pPrChange w:author="Dandara Conceição Lino de Lima" w:date="2018-12-08T22:12:06.2485768" w:id="638661601">
          <w:pPr/>
        </w:pPrChange>
      </w:pPr>
    </w:p>
    <w:p w:rsidR="66091A64" w:rsidP="66091A64" w:rsidRDefault="66091A64" w14:paraId="07DFE5D4" w14:textId="5A1B1A57">
      <w:pPr>
        <w:pStyle w:val="Corpodetexto"/>
        <w:spacing w:line="240" w:lineRule="auto"/>
        <w:ind w:firstLine="0"/>
        <w:pPrChange w:author="Dandara Conceição Lino de Lima" w:date="2018-12-08T22:12:06.2485768" w:id="1758693142">
          <w:pPr/>
        </w:pPrChange>
      </w:pPr>
      <w:ins w:author="Dandara Conceição Lino de Lima" w:date="2018-12-08T22:12:06.2485768" w:id="2022638615">
        <w:r w:rsidRPr="66091A64" w:rsidR="66091A64">
          <w:rPr>
            <w:noProof w:val="0"/>
            <w:color w:val="222222"/>
            <w:sz w:val="24"/>
            <w:szCs w:val="24"/>
            <w:lang w:val="pt-BR"/>
            <w:rPrChange w:author="Dandara Conceição Lino de Lima" w:date="2018-12-08T22:12:06.2485768" w:id="1560239345">
              <w:rPr/>
            </w:rPrChange>
          </w:rPr>
          <w:t xml:space="preserve">VIECHENESKI, Juliana Pinto; LORENZETTI, Leonir; CARLETTO, Marcia Regina. DESAFIOS E PRÁTICAS PARA O ENSINO DE CIÊNCIAS E ALFABETIZAÇÃO CIENTÍFICA NOS ANOS INICIAIS DO ENSINO FUNDAMENTAL. </w:t>
        </w:r>
        <w:r w:rsidRPr="66091A64" w:rsidR="66091A64">
          <w:rPr>
            <w:b w:val="1"/>
            <w:bCs w:val="1"/>
            <w:noProof w:val="0"/>
            <w:color w:val="222222"/>
            <w:sz w:val="24"/>
            <w:szCs w:val="24"/>
            <w:lang w:val="pt-BR"/>
            <w:rPrChange w:author="Dandara Conceição Lino de Lima" w:date="2018-12-08T22:12:06.2485768" w:id="908788889">
              <w:rPr/>
            </w:rPrChange>
          </w:rPr>
          <w:t>Atos de Pesquisa em Educação</w:t>
        </w:r>
        <w:r w:rsidRPr="66091A64" w:rsidR="66091A64">
          <w:rPr>
            <w:noProof w:val="0"/>
            <w:color w:val="222222"/>
            <w:sz w:val="24"/>
            <w:szCs w:val="24"/>
            <w:lang w:val="pt-BR"/>
            <w:rPrChange w:author="Dandara Conceição Lino de Lima" w:date="2018-12-08T22:12:06.2485768" w:id="1726043422">
              <w:rPr/>
            </w:rPrChange>
          </w:rPr>
          <w:t>, Blumenau, v. 7, n. 3, p.853-876, set. 2012. Disponível em: &lt;http://proxy.furb.br/</w:t>
        </w:r>
      </w:ins>
      <w:ins w:author="Dandara Conceição Lino de Lima" w:date="2018-12-08T22:12:06.2485768" w:id="1063156513">
        <w:r w:rsidRPr="66091A64" w:rsidR="66091A64">
          <w:rPr>
            <w:noProof w:val="0"/>
            <w:color w:val="222222"/>
            <w:sz w:val="24"/>
            <w:szCs w:val="24"/>
            <w:lang w:val="pt-BR"/>
            <w:rPrChange w:author="Dandara Conceição Lino de Lima" w:date="2018-12-08T22:12:06.2485768" w:id="1224845207">
              <w:rPr/>
            </w:rPrChange>
          </w:rPr>
          <w:t>ojs</w:t>
        </w:r>
      </w:ins>
      <w:ins w:author="Dandara Conceição Lino de Lima" w:date="2018-12-08T22:12:06.2485768" w:id="676808877">
        <w:r w:rsidRPr="66091A64" w:rsidR="66091A64">
          <w:rPr>
            <w:noProof w:val="0"/>
            <w:color w:val="222222"/>
            <w:sz w:val="24"/>
            <w:szCs w:val="24"/>
            <w:lang w:val="pt-BR"/>
            <w:rPrChange w:author="Dandara Conceição Lino de Lima" w:date="2018-12-08T22:12:06.2485768" w:id="1731364044">
              <w:rPr/>
            </w:rPrChange>
          </w:rPr>
          <w:t>/</w:t>
        </w:r>
      </w:ins>
      <w:ins w:author="Dandara Conceição Lino de Lima" w:date="2018-12-08T22:12:06.2485768" w:id="1216243545">
        <w:r w:rsidRPr="66091A64" w:rsidR="66091A64">
          <w:rPr>
            <w:noProof w:val="0"/>
            <w:color w:val="222222"/>
            <w:sz w:val="24"/>
            <w:szCs w:val="24"/>
            <w:lang w:val="pt-BR"/>
            <w:rPrChange w:author="Dandara Conceição Lino de Lima" w:date="2018-12-08T22:12:06.2485768" w:id="1589242798">
              <w:rPr/>
            </w:rPrChange>
          </w:rPr>
          <w:t>index.php</w:t>
        </w:r>
      </w:ins>
      <w:ins w:author="Dandara Conceição Lino de Lima" w:date="2018-12-08T22:12:06.2485768" w:id="580488176">
        <w:r w:rsidRPr="66091A64" w:rsidR="66091A64">
          <w:rPr>
            <w:noProof w:val="0"/>
            <w:color w:val="222222"/>
            <w:sz w:val="24"/>
            <w:szCs w:val="24"/>
            <w:lang w:val="pt-BR"/>
            <w:rPrChange w:author="Dandara Conceição Lino de Lima" w:date="2018-12-08T22:12:06.2485768" w:id="430944905">
              <w:rPr/>
            </w:rPrChange>
          </w:rPr>
          <w:t>/</w:t>
        </w:r>
      </w:ins>
      <w:ins w:author="Dandara Conceição Lino de Lima" w:date="2018-12-08T22:12:06.2485768" w:id="727208843">
        <w:r w:rsidRPr="66091A64" w:rsidR="66091A64">
          <w:rPr>
            <w:noProof w:val="0"/>
            <w:color w:val="222222"/>
            <w:sz w:val="24"/>
            <w:szCs w:val="24"/>
            <w:lang w:val="pt-BR"/>
            <w:rPrChange w:author="Dandara Conceição Lino de Lima" w:date="2018-12-08T22:12:06.2485768" w:id="1805672844">
              <w:rPr/>
            </w:rPrChange>
          </w:rPr>
          <w:t>atosdepesquisa</w:t>
        </w:r>
      </w:ins>
      <w:ins w:author="Dandara Conceição Lino de Lima" w:date="2018-12-08T22:12:06.2485768" w:id="1051824435">
        <w:r w:rsidRPr="66091A64" w:rsidR="66091A64">
          <w:rPr>
            <w:noProof w:val="0"/>
            <w:color w:val="222222"/>
            <w:sz w:val="24"/>
            <w:szCs w:val="24"/>
            <w:lang w:val="pt-BR"/>
            <w:rPrChange w:author="Dandara Conceição Lino de Lima" w:date="2018-12-08T22:12:06.2485768" w:id="80997367">
              <w:rPr/>
            </w:rPrChange>
          </w:rPr>
          <w:t>/</w:t>
        </w:r>
      </w:ins>
      <w:ins w:author="Dandara Conceição Lino de Lima" w:date="2018-12-08T22:12:06.2485768" w:id="1272497209">
        <w:r w:rsidRPr="66091A64" w:rsidR="66091A64">
          <w:rPr>
            <w:noProof w:val="0"/>
            <w:color w:val="222222"/>
            <w:sz w:val="24"/>
            <w:szCs w:val="24"/>
            <w:lang w:val="pt-BR"/>
            <w:rPrChange w:author="Dandara Conceição Lino de Lima" w:date="2018-12-08T22:12:06.2485768" w:id="978618663">
              <w:rPr/>
            </w:rPrChange>
          </w:rPr>
          <w:t>article</w:t>
        </w:r>
      </w:ins>
      <w:ins w:author="Dandara Conceição Lino de Lima" w:date="2018-12-08T22:12:06.2485768" w:id="1038763474">
        <w:r w:rsidRPr="66091A64" w:rsidR="66091A64">
          <w:rPr>
            <w:noProof w:val="0"/>
            <w:color w:val="222222"/>
            <w:sz w:val="24"/>
            <w:szCs w:val="24"/>
            <w:lang w:val="pt-BR"/>
            <w:rPrChange w:author="Dandara Conceição Lino de Lima" w:date="2018-12-08T22:12:06.2485768" w:id="691628994">
              <w:rPr/>
            </w:rPrChange>
          </w:rPr>
          <w:t>/</w:t>
        </w:r>
      </w:ins>
      <w:ins w:author="Dandara Conceição Lino de Lima" w:date="2018-12-08T22:12:06.2485768" w:id="345973588">
        <w:r w:rsidRPr="66091A64" w:rsidR="66091A64">
          <w:rPr>
            <w:noProof w:val="0"/>
            <w:color w:val="222222"/>
            <w:sz w:val="24"/>
            <w:szCs w:val="24"/>
            <w:lang w:val="pt-BR"/>
            <w:rPrChange w:author="Dandara Conceição Lino de Lima" w:date="2018-12-08T22:12:06.2485768" w:id="1561048347">
              <w:rPr/>
            </w:rPrChange>
          </w:rPr>
          <w:t>view</w:t>
        </w:r>
      </w:ins>
      <w:ins w:author="Dandara Conceição Lino de Lima" w:date="2018-12-08T22:12:06.2485768" w:id="2086638911">
        <w:r w:rsidRPr="66091A64" w:rsidR="66091A64">
          <w:rPr>
            <w:noProof w:val="0"/>
            <w:color w:val="222222"/>
            <w:sz w:val="24"/>
            <w:szCs w:val="24"/>
            <w:lang w:val="pt-BR"/>
            <w:rPrChange w:author="Dandara Conceição Lino de Lima" w:date="2018-12-08T22:12:06.2485768" w:id="513593878">
              <w:rPr/>
            </w:rPrChange>
          </w:rPr>
          <w:t>/3470/2182&gt;. Acesso em: 02 dez. 2018.</w:t>
        </w:r>
      </w:ins>
    </w:p>
    <w:p w:rsidR="3F0C8BC1" w:rsidP="3F0C8BC1" w:rsidRDefault="3F0C8BC1" w14:paraId="0A0AED86" w14:textId="19AE8033">
      <w:pPr>
        <w:pStyle w:val="Corpodetexto"/>
        <w:spacing w:line="240" w:lineRule="auto"/>
        <w:ind w:firstLine="0"/>
        <w:rPr>
          <w:lang w:val="pt-BR"/>
        </w:rPr>
      </w:pPr>
      <w:r w:rsidRPr="3F0C8BC1">
        <w:rPr>
          <w:lang w:val="pt-BR"/>
        </w:rPr>
        <w:t xml:space="preserve"> </w:t>
      </w:r>
    </w:p>
    <w:p w:rsidR="00E82F23" w:rsidP="00A45A2B" w:rsidRDefault="00A45A2B" w14:paraId="19F7E54C" w14:textId="31D76FA0">
      <w:pPr>
        <w:pStyle w:val="Corpodetexto"/>
        <w:ind w:firstLine="0"/>
        <w:rPr>
          <w:ins w:author="Mauricio Capobianco Lopes" w:date="2018-11-06T16:03:00Z" w:id="90"/>
          <w:lang w:val="pt-BR"/>
        </w:rPr>
        <w:pPrChange w:author="Mauricio Capobianco Lopes" w:date="2018-11-06T16:03:00Z" w:id="91">
          <w:pPr>
            <w:pStyle w:val="Corpodetexto"/>
          </w:pPr>
        </w:pPrChange>
      </w:pPr>
      <w:ins w:author="Mauricio Capobianco Lopes" w:date="2018-11-06T16:03:00Z" w:id="92">
        <w:r w:rsidRPr="00A45A2B">
          <w:drawing>
            <wp:inline distT="0" distB="0" distL="0" distR="0" wp14:anchorId="7A486C6D" wp14:editId="3CD8926F">
              <wp:extent cx="6026150" cy="245173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6150" cy="2451735"/>
                      </a:xfrm>
                      <a:prstGeom prst="rect">
                        <a:avLst/>
                      </a:prstGeom>
                      <a:noFill/>
                      <a:ln>
                        <a:noFill/>
                      </a:ln>
                    </pic:spPr>
                  </pic:pic>
                </a:graphicData>
              </a:graphic>
            </wp:inline>
          </w:drawing>
        </w:r>
        <w:bookmarkStart w:name="_GoBack" w:id="93"/>
        <w:bookmarkEnd w:id="93"/>
      </w:ins>
    </w:p>
    <w:p w:rsidRPr="00DE1964" w:rsidR="00A45A2B" w:rsidP="00CC2395" w:rsidRDefault="00A45A2B" w14:paraId="3D02CC7C" w14:textId="77777777">
      <w:pPr>
        <w:pStyle w:val="Corpodetexto"/>
        <w:rPr>
          <w:lang w:val="pt-BR"/>
        </w:rPr>
      </w:pPr>
    </w:p>
    <w:sectPr w:rsidRPr="00DE1964" w:rsidR="00A45A2B">
      <w:sectPrChange w:author="Gislene Cristina Ehlert" w:date="2018-11-07T15:23:07.904072" w:id="1664299574">
        <w:sectPr w:rsidRPr="00DE1964" w:rsidR="00A45A2B">
          <w:pgSz w:w="11910" w:h="16840"/>
          <w:pgMar w:top="1620" w:right="960" w:bottom="280" w:left="1460" w:header="286" w:footer="0" w:gutter="0"/>
          <w:cols w:space="720"/>
        </w:sectPr>
      </w:sectPrChange>
      <w:headerReference w:type="default" r:id="rId15"/>
      <w:footerReference w:type="default" r:id="rId16"/>
      <w:pgSz w:w="11910" w:h="16840" w:orient="portrait"/>
      <w:pgMar w:top="1620" w:right="960" w:bottom="280" w:left="1460" w:header="286"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23004A82"/>
  <w15:commentEx w15:paraId="7EA13C35"/>
</w15:commentsEx>
</file>

<file path=word/commentsIds.xml><?xml version="1.0" encoding="utf-8"?>
<w16cid:commentsIds xmlns:mc="http://schemas.openxmlformats.org/markup-compatibility/2006" xmlns:w16cid="http://schemas.microsoft.com/office/word/2016/wordml/cid" mc:Ignorable="w16cid">
  <w16cid:commentId w16cid:paraId="23004A82" w16cid:durableId="1F8C36C6"/>
  <w16cid:commentId w16cid:paraId="7EA13C35" w16cid:durableId="1F8C32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1B4" w:rsidRDefault="002B71B4" w14:paraId="1EE13C96" w14:textId="77777777">
      <w:r>
        <w:separator/>
      </w:r>
    </w:p>
  </w:endnote>
  <w:endnote w:type="continuationSeparator" w:id="0">
    <w:p w:rsidR="002B71B4" w:rsidRDefault="002B71B4" w14:paraId="7D46EB3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63"/>
      <w:gridCol w:w="3163"/>
      <w:gridCol w:w="3163"/>
    </w:tblGrid>
    <w:tr w:rsidR="73AF3A30" w:rsidTr="73AF3A30" w14:paraId="2A2CE5B3" w14:textId="77777777">
      <w:tc>
        <w:tcPr>
          <w:tcW w:w="3163" w:type="dxa"/>
        </w:tcPr>
        <w:p w:rsidR="73AF3A30" w:rsidP="73AF3A30" w:rsidRDefault="73AF3A30" w14:paraId="5A7569E3" w14:textId="59412BB2">
          <w:pPr>
            <w:pStyle w:val="Cabealho"/>
            <w:ind w:left="-115"/>
          </w:pPr>
        </w:p>
      </w:tc>
      <w:tc>
        <w:tcPr>
          <w:tcW w:w="3163" w:type="dxa"/>
        </w:tcPr>
        <w:p w:rsidR="73AF3A30" w:rsidP="73AF3A30" w:rsidRDefault="73AF3A30" w14:paraId="4F729850" w14:textId="55448751">
          <w:pPr>
            <w:pStyle w:val="Cabealho"/>
            <w:jc w:val="center"/>
          </w:pPr>
        </w:p>
      </w:tc>
      <w:tc>
        <w:tcPr>
          <w:tcW w:w="3163" w:type="dxa"/>
        </w:tcPr>
        <w:p w:rsidR="73AF3A30" w:rsidP="73AF3A30" w:rsidRDefault="73AF3A30" w14:paraId="6DAE0C56" w14:textId="0C376A20">
          <w:pPr>
            <w:pStyle w:val="Cabealho"/>
            <w:ind w:right="-115"/>
            <w:jc w:val="right"/>
          </w:pPr>
        </w:p>
      </w:tc>
    </w:tr>
  </w:tbl>
  <w:p w:rsidR="73AF3A30" w:rsidP="73AF3A30" w:rsidRDefault="73AF3A30" w14:paraId="5EA452DF" w14:textId="5E2FE98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1B4" w:rsidRDefault="002B71B4" w14:paraId="57049806" w14:textId="77777777">
      <w:r>
        <w:separator/>
      </w:r>
    </w:p>
  </w:footnote>
  <w:footnote w:type="continuationSeparator" w:id="0">
    <w:p w:rsidR="002B71B4" w:rsidRDefault="002B71B4" w14:paraId="1BF7801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63"/>
      <w:gridCol w:w="3163"/>
      <w:gridCol w:w="3163"/>
    </w:tblGrid>
    <w:tr w:rsidR="73AF3A30" w:rsidTr="73AF3A30" w14:paraId="7725A8E4" w14:textId="77777777">
      <w:tc>
        <w:tcPr>
          <w:tcW w:w="3163" w:type="dxa"/>
        </w:tcPr>
        <w:p w:rsidR="73AF3A30" w:rsidP="73AF3A30" w:rsidRDefault="73AF3A30" w14:paraId="4FBBEC7E" w14:textId="0D9A4347">
          <w:pPr>
            <w:pStyle w:val="Cabealho"/>
            <w:ind w:left="-115"/>
          </w:pPr>
        </w:p>
      </w:tc>
      <w:tc>
        <w:tcPr>
          <w:tcW w:w="3163" w:type="dxa"/>
        </w:tcPr>
        <w:p w:rsidR="73AF3A30" w:rsidP="73AF3A30" w:rsidRDefault="73AF3A30" w14:paraId="3A82256F" w14:textId="2DE9C338">
          <w:pPr>
            <w:pStyle w:val="Cabealho"/>
            <w:jc w:val="center"/>
          </w:pPr>
        </w:p>
      </w:tc>
      <w:tc>
        <w:tcPr>
          <w:tcW w:w="3163" w:type="dxa"/>
        </w:tcPr>
        <w:p w:rsidR="73AF3A30" w:rsidP="73AF3A30" w:rsidRDefault="73AF3A30" w14:paraId="46EE1EBF" w14:textId="2625A79D">
          <w:pPr>
            <w:pStyle w:val="Cabealho"/>
            <w:ind w:right="-115"/>
            <w:jc w:val="right"/>
          </w:pPr>
        </w:p>
      </w:tc>
    </w:tr>
  </w:tbl>
  <w:p w:rsidR="73AF3A30" w:rsidP="73AF3A30" w:rsidRDefault="73AF3A30" w14:paraId="3330E317" w14:textId="7A138F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EA1902"/>
    <w:multiLevelType w:val="multilevel"/>
    <w:tmpl w:val="4E7A2792"/>
    <w:lvl w:ilvl="0">
      <w:start w:val="2"/>
      <w:numFmt w:val="decimal"/>
      <w:lvlText w:val="%1"/>
      <w:lvlJc w:val="left"/>
      <w:pPr>
        <w:ind w:left="590" w:hanging="360"/>
      </w:pPr>
      <w:rPr>
        <w:rFonts w:hint="default"/>
        <w:lang w:val="en-US" w:eastAsia="en-US" w:bidi="en-US"/>
      </w:rPr>
    </w:lvl>
    <w:lvl w:ilvl="1">
      <w:start w:val="1"/>
      <w:numFmt w:val="decimal"/>
      <w:lvlText w:val="%1.%2"/>
      <w:lvlJc w:val="left"/>
      <w:pPr>
        <w:ind w:left="590" w:hanging="360"/>
      </w:pPr>
      <w:rPr>
        <w:rFonts w:hint="default" w:ascii="Times New Roman" w:hAnsi="Times New Roman" w:eastAsia="Times New Roman" w:cs="Times New Roman"/>
        <w:b/>
        <w:bCs/>
        <w:spacing w:val="-6"/>
        <w:w w:val="99"/>
        <w:sz w:val="24"/>
        <w:szCs w:val="24"/>
        <w:lang w:val="en-US" w:eastAsia="en-US" w:bidi="en-US"/>
      </w:rPr>
    </w:lvl>
    <w:lvl w:ilvl="2">
      <w:start w:val="1"/>
      <w:numFmt w:val="decimal"/>
      <w:lvlText w:val="%1.%2.%3"/>
      <w:lvlJc w:val="left"/>
      <w:pPr>
        <w:ind w:left="770" w:hanging="540"/>
      </w:pPr>
      <w:rPr>
        <w:rFonts w:hint="default" w:ascii="Times New Roman" w:hAnsi="Times New Roman" w:eastAsia="Times New Roman" w:cs="Times New Roman"/>
        <w:b/>
        <w:bCs/>
        <w:spacing w:val="-4"/>
        <w:w w:val="99"/>
        <w:sz w:val="24"/>
        <w:szCs w:val="24"/>
        <w:lang w:val="en-US" w:eastAsia="en-US" w:bidi="en-US"/>
      </w:rPr>
    </w:lvl>
    <w:lvl w:ilvl="3">
      <w:numFmt w:val="bullet"/>
      <w:lvlText w:val="•"/>
      <w:lvlJc w:val="left"/>
      <w:pPr>
        <w:ind w:left="2714" w:hanging="540"/>
      </w:pPr>
      <w:rPr>
        <w:rFonts w:hint="default"/>
        <w:lang w:val="en-US" w:eastAsia="en-US" w:bidi="en-US"/>
      </w:rPr>
    </w:lvl>
    <w:lvl w:ilvl="4">
      <w:numFmt w:val="bullet"/>
      <w:lvlText w:val="•"/>
      <w:lvlJc w:val="left"/>
      <w:pPr>
        <w:ind w:left="3681" w:hanging="540"/>
      </w:pPr>
      <w:rPr>
        <w:rFonts w:hint="default"/>
        <w:lang w:val="en-US" w:eastAsia="en-US" w:bidi="en-US"/>
      </w:rPr>
    </w:lvl>
    <w:lvl w:ilvl="5">
      <w:numFmt w:val="bullet"/>
      <w:lvlText w:val="•"/>
      <w:lvlJc w:val="left"/>
      <w:pPr>
        <w:ind w:left="4648" w:hanging="540"/>
      </w:pPr>
      <w:rPr>
        <w:rFonts w:hint="default"/>
        <w:lang w:val="en-US" w:eastAsia="en-US" w:bidi="en-US"/>
      </w:rPr>
    </w:lvl>
    <w:lvl w:ilvl="6">
      <w:numFmt w:val="bullet"/>
      <w:lvlText w:val="•"/>
      <w:lvlJc w:val="left"/>
      <w:pPr>
        <w:ind w:left="5616" w:hanging="540"/>
      </w:pPr>
      <w:rPr>
        <w:rFonts w:hint="default"/>
        <w:lang w:val="en-US" w:eastAsia="en-US" w:bidi="en-US"/>
      </w:rPr>
    </w:lvl>
    <w:lvl w:ilvl="7">
      <w:numFmt w:val="bullet"/>
      <w:lvlText w:val="•"/>
      <w:lvlJc w:val="left"/>
      <w:pPr>
        <w:ind w:left="6583" w:hanging="540"/>
      </w:pPr>
      <w:rPr>
        <w:rFonts w:hint="default"/>
        <w:lang w:val="en-US" w:eastAsia="en-US" w:bidi="en-US"/>
      </w:rPr>
    </w:lvl>
    <w:lvl w:ilvl="8">
      <w:numFmt w:val="bullet"/>
      <w:lvlText w:val="•"/>
      <w:lvlJc w:val="left"/>
      <w:pPr>
        <w:ind w:left="7550" w:hanging="540"/>
      </w:pPr>
      <w:rPr>
        <w:rFonts w:hint="default"/>
        <w:lang w:val="en-US" w:eastAsia="en-US" w:bidi="en-US"/>
      </w:rPr>
    </w:lvl>
  </w:abstractNum>
  <w:abstractNum w:abstractNumId="1" w15:restartNumberingAfterBreak="0">
    <w:nsid w:val="17AF4D9F"/>
    <w:multiLevelType w:val="hybridMultilevel"/>
    <w:tmpl w:val="1CB4A534"/>
    <w:lvl w:ilvl="0" w:tplc="37CAC542">
      <w:numFmt w:val="bullet"/>
      <w:lvlText w:val="●"/>
      <w:lvlJc w:val="left"/>
      <w:pPr>
        <w:ind w:left="821" w:hanging="360"/>
      </w:pPr>
      <w:rPr>
        <w:rFonts w:hint="default" w:ascii="Times New Roman" w:hAnsi="Times New Roman" w:eastAsia="Times New Roman" w:cs="Times New Roman"/>
        <w:spacing w:val="-11"/>
        <w:w w:val="99"/>
        <w:sz w:val="20"/>
        <w:szCs w:val="20"/>
        <w:lang w:val="en-US" w:eastAsia="en-US" w:bidi="en-US"/>
      </w:rPr>
    </w:lvl>
    <w:lvl w:ilvl="1" w:tplc="051C7C88">
      <w:numFmt w:val="bullet"/>
      <w:lvlText w:val="•"/>
      <w:lvlJc w:val="left"/>
      <w:pPr>
        <w:ind w:left="1282" w:hanging="360"/>
      </w:pPr>
      <w:rPr>
        <w:rFonts w:hint="default"/>
        <w:lang w:val="en-US" w:eastAsia="en-US" w:bidi="en-US"/>
      </w:rPr>
    </w:lvl>
    <w:lvl w:ilvl="2" w:tplc="E514C9A4">
      <w:numFmt w:val="bullet"/>
      <w:lvlText w:val="•"/>
      <w:lvlJc w:val="left"/>
      <w:pPr>
        <w:ind w:left="1744" w:hanging="360"/>
      </w:pPr>
      <w:rPr>
        <w:rFonts w:hint="default"/>
        <w:lang w:val="en-US" w:eastAsia="en-US" w:bidi="en-US"/>
      </w:rPr>
    </w:lvl>
    <w:lvl w:ilvl="3" w:tplc="2072F90E">
      <w:numFmt w:val="bullet"/>
      <w:lvlText w:val="•"/>
      <w:lvlJc w:val="left"/>
      <w:pPr>
        <w:ind w:left="2206" w:hanging="360"/>
      </w:pPr>
      <w:rPr>
        <w:rFonts w:hint="default"/>
        <w:lang w:val="en-US" w:eastAsia="en-US" w:bidi="en-US"/>
      </w:rPr>
    </w:lvl>
    <w:lvl w:ilvl="4" w:tplc="3A6CBE8A">
      <w:numFmt w:val="bullet"/>
      <w:lvlText w:val="•"/>
      <w:lvlJc w:val="left"/>
      <w:pPr>
        <w:ind w:left="2668" w:hanging="360"/>
      </w:pPr>
      <w:rPr>
        <w:rFonts w:hint="default"/>
        <w:lang w:val="en-US" w:eastAsia="en-US" w:bidi="en-US"/>
      </w:rPr>
    </w:lvl>
    <w:lvl w:ilvl="5" w:tplc="3AA66846">
      <w:numFmt w:val="bullet"/>
      <w:lvlText w:val="•"/>
      <w:lvlJc w:val="left"/>
      <w:pPr>
        <w:ind w:left="3131" w:hanging="360"/>
      </w:pPr>
      <w:rPr>
        <w:rFonts w:hint="default"/>
        <w:lang w:val="en-US" w:eastAsia="en-US" w:bidi="en-US"/>
      </w:rPr>
    </w:lvl>
    <w:lvl w:ilvl="6" w:tplc="BF222AB0">
      <w:numFmt w:val="bullet"/>
      <w:lvlText w:val="•"/>
      <w:lvlJc w:val="left"/>
      <w:pPr>
        <w:ind w:left="3593" w:hanging="360"/>
      </w:pPr>
      <w:rPr>
        <w:rFonts w:hint="default"/>
        <w:lang w:val="en-US" w:eastAsia="en-US" w:bidi="en-US"/>
      </w:rPr>
    </w:lvl>
    <w:lvl w:ilvl="7" w:tplc="22B24B32">
      <w:numFmt w:val="bullet"/>
      <w:lvlText w:val="•"/>
      <w:lvlJc w:val="left"/>
      <w:pPr>
        <w:ind w:left="4055" w:hanging="360"/>
      </w:pPr>
      <w:rPr>
        <w:rFonts w:hint="default"/>
        <w:lang w:val="en-US" w:eastAsia="en-US" w:bidi="en-US"/>
      </w:rPr>
    </w:lvl>
    <w:lvl w:ilvl="8" w:tplc="1D9C5912">
      <w:numFmt w:val="bullet"/>
      <w:lvlText w:val="•"/>
      <w:lvlJc w:val="left"/>
      <w:pPr>
        <w:ind w:left="4517" w:hanging="360"/>
      </w:pPr>
      <w:rPr>
        <w:rFonts w:hint="default"/>
        <w:lang w:val="en-US" w:eastAsia="en-US" w:bidi="en-US"/>
      </w:rPr>
    </w:lvl>
  </w:abstractNum>
  <w:abstractNum w:abstractNumId="2" w15:restartNumberingAfterBreak="0">
    <w:nsid w:val="22F83829"/>
    <w:multiLevelType w:val="multilevel"/>
    <w:tmpl w:val="537AD1E4"/>
    <w:lvl w:ilvl="0">
      <w:start w:val="3"/>
      <w:numFmt w:val="decimal"/>
      <w:lvlText w:val="%1"/>
      <w:lvlJc w:val="left"/>
      <w:pPr>
        <w:ind w:left="590" w:hanging="360"/>
      </w:pPr>
      <w:rPr>
        <w:rFonts w:hint="default"/>
        <w:lang w:val="en-US" w:eastAsia="en-US" w:bidi="en-US"/>
      </w:rPr>
    </w:lvl>
    <w:lvl w:ilvl="1">
      <w:start w:val="1"/>
      <w:numFmt w:val="decimal"/>
      <w:lvlText w:val="%1.%2"/>
      <w:lvlJc w:val="left"/>
      <w:pPr>
        <w:ind w:left="590" w:hanging="360"/>
      </w:pPr>
      <w:rPr>
        <w:rFonts w:hint="default" w:ascii="Times New Roman" w:hAnsi="Times New Roman" w:eastAsia="Times New Roman" w:cs="Times New Roman"/>
        <w:b/>
        <w:bCs/>
        <w:spacing w:val="-7"/>
        <w:w w:val="99"/>
        <w:sz w:val="24"/>
        <w:szCs w:val="24"/>
        <w:lang w:val="en-US" w:eastAsia="en-US" w:bidi="en-US"/>
      </w:rPr>
    </w:lvl>
    <w:lvl w:ilvl="2">
      <w:start w:val="1"/>
      <w:numFmt w:val="lowerLetter"/>
      <w:lvlText w:val="%3)"/>
      <w:lvlJc w:val="left"/>
      <w:pPr>
        <w:ind w:left="1676" w:hanging="361"/>
      </w:pPr>
      <w:rPr>
        <w:rFonts w:hint="default" w:ascii="Times New Roman" w:hAnsi="Times New Roman" w:eastAsia="Times New Roman" w:cs="Times New Roman"/>
        <w:spacing w:val="-7"/>
        <w:w w:val="99"/>
        <w:sz w:val="24"/>
        <w:szCs w:val="24"/>
        <w:lang w:val="en-US" w:eastAsia="en-US" w:bidi="en-US"/>
      </w:rPr>
    </w:lvl>
    <w:lvl w:ilvl="3">
      <w:numFmt w:val="bullet"/>
      <w:lvlText w:val="•"/>
      <w:lvlJc w:val="left"/>
      <w:pPr>
        <w:ind w:left="3414" w:hanging="361"/>
      </w:pPr>
      <w:rPr>
        <w:rFonts w:hint="default"/>
        <w:lang w:val="en-US" w:eastAsia="en-US" w:bidi="en-US"/>
      </w:rPr>
    </w:lvl>
    <w:lvl w:ilvl="4">
      <w:numFmt w:val="bullet"/>
      <w:lvlText w:val="•"/>
      <w:lvlJc w:val="left"/>
      <w:pPr>
        <w:ind w:left="4281" w:hanging="361"/>
      </w:pPr>
      <w:rPr>
        <w:rFonts w:hint="default"/>
        <w:lang w:val="en-US" w:eastAsia="en-US" w:bidi="en-US"/>
      </w:rPr>
    </w:lvl>
    <w:lvl w:ilvl="5">
      <w:numFmt w:val="bullet"/>
      <w:lvlText w:val="•"/>
      <w:lvlJc w:val="left"/>
      <w:pPr>
        <w:ind w:left="5148" w:hanging="361"/>
      </w:pPr>
      <w:rPr>
        <w:rFonts w:hint="default"/>
        <w:lang w:val="en-US" w:eastAsia="en-US" w:bidi="en-US"/>
      </w:rPr>
    </w:lvl>
    <w:lvl w:ilvl="6">
      <w:numFmt w:val="bullet"/>
      <w:lvlText w:val="•"/>
      <w:lvlJc w:val="left"/>
      <w:pPr>
        <w:ind w:left="6016" w:hanging="361"/>
      </w:pPr>
      <w:rPr>
        <w:rFonts w:hint="default"/>
        <w:lang w:val="en-US" w:eastAsia="en-US" w:bidi="en-US"/>
      </w:rPr>
    </w:lvl>
    <w:lvl w:ilvl="7">
      <w:numFmt w:val="bullet"/>
      <w:lvlText w:val="•"/>
      <w:lvlJc w:val="left"/>
      <w:pPr>
        <w:ind w:left="6883" w:hanging="361"/>
      </w:pPr>
      <w:rPr>
        <w:rFonts w:hint="default"/>
        <w:lang w:val="en-US" w:eastAsia="en-US" w:bidi="en-US"/>
      </w:rPr>
    </w:lvl>
    <w:lvl w:ilvl="8">
      <w:numFmt w:val="bullet"/>
      <w:lvlText w:val="•"/>
      <w:lvlJc w:val="left"/>
      <w:pPr>
        <w:ind w:left="7750" w:hanging="361"/>
      </w:pPr>
      <w:rPr>
        <w:rFonts w:hint="default"/>
        <w:lang w:val="en-US" w:eastAsia="en-US" w:bidi="en-US"/>
      </w:rPr>
    </w:lvl>
  </w:abstractNum>
  <w:abstractNum w:abstractNumId="3" w15:restartNumberingAfterBreak="0">
    <w:nsid w:val="30A31036"/>
    <w:multiLevelType w:val="multilevel"/>
    <w:tmpl w:val="915A8E44"/>
    <w:lvl w:ilvl="0">
      <w:start w:val="2"/>
      <w:numFmt w:val="decimal"/>
      <w:lvlText w:val="%1"/>
      <w:lvlJc w:val="left"/>
      <w:pPr>
        <w:ind w:left="955" w:hanging="720"/>
      </w:pPr>
      <w:rPr>
        <w:rFonts w:hint="default"/>
        <w:lang w:val="en-US" w:eastAsia="en-US" w:bidi="en-US"/>
      </w:rPr>
    </w:lvl>
    <w:lvl w:ilvl="1">
      <w:start w:val="2"/>
      <w:numFmt w:val="decimal"/>
      <w:lvlText w:val="%1.%2"/>
      <w:lvlJc w:val="left"/>
      <w:pPr>
        <w:ind w:left="955" w:hanging="720"/>
      </w:pPr>
      <w:rPr>
        <w:rFonts w:hint="default"/>
        <w:lang w:val="en-US" w:eastAsia="en-US" w:bidi="en-US"/>
      </w:rPr>
    </w:lvl>
    <w:lvl w:ilvl="2">
      <w:start w:val="3"/>
      <w:numFmt w:val="decimal"/>
      <w:lvlText w:val="%1.%2.%3"/>
      <w:lvlJc w:val="left"/>
      <w:pPr>
        <w:ind w:left="955" w:hanging="720"/>
      </w:pPr>
      <w:rPr>
        <w:rFonts w:hint="default"/>
        <w:lang w:val="en-US" w:eastAsia="en-US" w:bidi="en-US"/>
      </w:rPr>
    </w:lvl>
    <w:lvl w:ilvl="3">
      <w:start w:val="1"/>
      <w:numFmt w:val="decimal"/>
      <w:lvlText w:val="%1.%2.%3.%4"/>
      <w:lvlJc w:val="left"/>
      <w:pPr>
        <w:ind w:left="955" w:hanging="720"/>
      </w:pPr>
      <w:rPr>
        <w:rFonts w:hint="default" w:ascii="Times New Roman" w:hAnsi="Times New Roman" w:eastAsia="Times New Roman" w:cs="Times New Roman"/>
        <w:b/>
        <w:bCs/>
        <w:spacing w:val="-2"/>
        <w:w w:val="99"/>
        <w:sz w:val="24"/>
        <w:szCs w:val="24"/>
        <w:lang w:val="en-US" w:eastAsia="en-US" w:bidi="en-US"/>
      </w:rPr>
    </w:lvl>
    <w:lvl w:ilvl="4">
      <w:start w:val="1"/>
      <w:numFmt w:val="lowerLetter"/>
      <w:lvlText w:val="%5)"/>
      <w:lvlJc w:val="left"/>
      <w:pPr>
        <w:ind w:left="956" w:hanging="360"/>
      </w:pPr>
      <w:rPr>
        <w:rFonts w:hint="default" w:ascii="Times New Roman" w:hAnsi="Times New Roman" w:eastAsia="Times New Roman" w:cs="Times New Roman"/>
        <w:spacing w:val="-7"/>
        <w:w w:val="99"/>
        <w:sz w:val="24"/>
        <w:szCs w:val="24"/>
        <w:lang w:val="en-US" w:eastAsia="en-US" w:bidi="en-US"/>
      </w:rPr>
    </w:lvl>
    <w:lvl w:ilvl="5">
      <w:numFmt w:val="bullet"/>
      <w:lvlText w:val="•"/>
      <w:lvlJc w:val="left"/>
      <w:pPr>
        <w:ind w:left="5222" w:hanging="360"/>
      </w:pPr>
      <w:rPr>
        <w:rFonts w:hint="default"/>
        <w:lang w:val="en-US" w:eastAsia="en-US" w:bidi="en-US"/>
      </w:rPr>
    </w:lvl>
    <w:lvl w:ilvl="6">
      <w:numFmt w:val="bullet"/>
      <w:lvlText w:val="•"/>
      <w:lvlJc w:val="left"/>
      <w:pPr>
        <w:ind w:left="6075" w:hanging="360"/>
      </w:pPr>
      <w:rPr>
        <w:rFonts w:hint="default"/>
        <w:lang w:val="en-US" w:eastAsia="en-US" w:bidi="en-US"/>
      </w:rPr>
    </w:lvl>
    <w:lvl w:ilvl="7">
      <w:numFmt w:val="bullet"/>
      <w:lvlText w:val="•"/>
      <w:lvlJc w:val="left"/>
      <w:pPr>
        <w:ind w:left="6927" w:hanging="360"/>
      </w:pPr>
      <w:rPr>
        <w:rFonts w:hint="default"/>
        <w:lang w:val="en-US" w:eastAsia="en-US" w:bidi="en-US"/>
      </w:rPr>
    </w:lvl>
    <w:lvl w:ilvl="8">
      <w:numFmt w:val="bullet"/>
      <w:lvlText w:val="•"/>
      <w:lvlJc w:val="left"/>
      <w:pPr>
        <w:ind w:left="7780" w:hanging="360"/>
      </w:pPr>
      <w:rPr>
        <w:rFonts w:hint="default"/>
        <w:lang w:val="en-US" w:eastAsia="en-US" w:bidi="en-US"/>
      </w:rPr>
    </w:lvl>
  </w:abstractNum>
  <w:abstractNum w:abstractNumId="4" w15:restartNumberingAfterBreak="0">
    <w:nsid w:val="323B5135"/>
    <w:multiLevelType w:val="hybridMultilevel"/>
    <w:tmpl w:val="4F76B5E8"/>
    <w:lvl w:ilvl="0" w:tplc="1A20B45A">
      <w:numFmt w:val="bullet"/>
      <w:lvlText w:val="●"/>
      <w:lvlJc w:val="left"/>
      <w:pPr>
        <w:ind w:left="821" w:hanging="360"/>
      </w:pPr>
      <w:rPr>
        <w:rFonts w:hint="default" w:ascii="Times New Roman" w:hAnsi="Times New Roman" w:eastAsia="Times New Roman" w:cs="Times New Roman"/>
        <w:spacing w:val="-5"/>
        <w:w w:val="99"/>
        <w:sz w:val="20"/>
        <w:szCs w:val="20"/>
        <w:lang w:val="en-US" w:eastAsia="en-US" w:bidi="en-US"/>
      </w:rPr>
    </w:lvl>
    <w:lvl w:ilvl="1" w:tplc="8AEE37A8">
      <w:numFmt w:val="bullet"/>
      <w:lvlText w:val="•"/>
      <w:lvlJc w:val="left"/>
      <w:pPr>
        <w:ind w:left="1282" w:hanging="360"/>
      </w:pPr>
      <w:rPr>
        <w:rFonts w:hint="default"/>
        <w:lang w:val="en-US" w:eastAsia="en-US" w:bidi="en-US"/>
      </w:rPr>
    </w:lvl>
    <w:lvl w:ilvl="2" w:tplc="97843F4C">
      <w:numFmt w:val="bullet"/>
      <w:lvlText w:val="•"/>
      <w:lvlJc w:val="left"/>
      <w:pPr>
        <w:ind w:left="1744" w:hanging="360"/>
      </w:pPr>
      <w:rPr>
        <w:rFonts w:hint="default"/>
        <w:lang w:val="en-US" w:eastAsia="en-US" w:bidi="en-US"/>
      </w:rPr>
    </w:lvl>
    <w:lvl w:ilvl="3" w:tplc="C00072A4">
      <w:numFmt w:val="bullet"/>
      <w:lvlText w:val="•"/>
      <w:lvlJc w:val="left"/>
      <w:pPr>
        <w:ind w:left="2206" w:hanging="360"/>
      </w:pPr>
      <w:rPr>
        <w:rFonts w:hint="default"/>
        <w:lang w:val="en-US" w:eastAsia="en-US" w:bidi="en-US"/>
      </w:rPr>
    </w:lvl>
    <w:lvl w:ilvl="4" w:tplc="5EEAB3FC">
      <w:numFmt w:val="bullet"/>
      <w:lvlText w:val="•"/>
      <w:lvlJc w:val="left"/>
      <w:pPr>
        <w:ind w:left="2668" w:hanging="360"/>
      </w:pPr>
      <w:rPr>
        <w:rFonts w:hint="default"/>
        <w:lang w:val="en-US" w:eastAsia="en-US" w:bidi="en-US"/>
      </w:rPr>
    </w:lvl>
    <w:lvl w:ilvl="5" w:tplc="42A65EEE">
      <w:numFmt w:val="bullet"/>
      <w:lvlText w:val="•"/>
      <w:lvlJc w:val="left"/>
      <w:pPr>
        <w:ind w:left="3131" w:hanging="360"/>
      </w:pPr>
      <w:rPr>
        <w:rFonts w:hint="default"/>
        <w:lang w:val="en-US" w:eastAsia="en-US" w:bidi="en-US"/>
      </w:rPr>
    </w:lvl>
    <w:lvl w:ilvl="6" w:tplc="4AAE763A">
      <w:numFmt w:val="bullet"/>
      <w:lvlText w:val="•"/>
      <w:lvlJc w:val="left"/>
      <w:pPr>
        <w:ind w:left="3593" w:hanging="360"/>
      </w:pPr>
      <w:rPr>
        <w:rFonts w:hint="default"/>
        <w:lang w:val="en-US" w:eastAsia="en-US" w:bidi="en-US"/>
      </w:rPr>
    </w:lvl>
    <w:lvl w:ilvl="7" w:tplc="0FEC5292">
      <w:numFmt w:val="bullet"/>
      <w:lvlText w:val="•"/>
      <w:lvlJc w:val="left"/>
      <w:pPr>
        <w:ind w:left="4055" w:hanging="360"/>
      </w:pPr>
      <w:rPr>
        <w:rFonts w:hint="default"/>
        <w:lang w:val="en-US" w:eastAsia="en-US" w:bidi="en-US"/>
      </w:rPr>
    </w:lvl>
    <w:lvl w:ilvl="8" w:tplc="FAE847DC">
      <w:numFmt w:val="bullet"/>
      <w:lvlText w:val="•"/>
      <w:lvlJc w:val="left"/>
      <w:pPr>
        <w:ind w:left="4517" w:hanging="360"/>
      </w:pPr>
      <w:rPr>
        <w:rFonts w:hint="default"/>
        <w:lang w:val="en-US" w:eastAsia="en-US" w:bidi="en-US"/>
      </w:rPr>
    </w:lvl>
  </w:abstractNum>
  <w:abstractNum w:abstractNumId="5" w15:restartNumberingAfterBreak="0">
    <w:nsid w:val="3D07047B"/>
    <w:multiLevelType w:val="hybridMultilevel"/>
    <w:tmpl w:val="33AEFC9C"/>
    <w:lvl w:ilvl="0" w:tplc="AF2835D4">
      <w:start w:val="1"/>
      <w:numFmt w:val="bullet"/>
      <w:lvlText w:val=""/>
      <w:lvlJc w:val="left"/>
      <w:pPr>
        <w:ind w:left="720" w:hanging="360"/>
      </w:pPr>
      <w:rPr>
        <w:rFonts w:hint="default" w:ascii="Symbol" w:hAnsi="Symbol"/>
      </w:rPr>
    </w:lvl>
    <w:lvl w:ilvl="1" w:tplc="4D541710">
      <w:start w:val="1"/>
      <w:numFmt w:val="bullet"/>
      <w:lvlText w:val="o"/>
      <w:lvlJc w:val="left"/>
      <w:pPr>
        <w:ind w:left="1440" w:hanging="360"/>
      </w:pPr>
      <w:rPr>
        <w:rFonts w:hint="default" w:ascii="Courier New" w:hAnsi="Courier New"/>
      </w:rPr>
    </w:lvl>
    <w:lvl w:ilvl="2" w:tplc="468AA45A">
      <w:start w:val="1"/>
      <w:numFmt w:val="bullet"/>
      <w:lvlText w:val=""/>
      <w:lvlJc w:val="left"/>
      <w:pPr>
        <w:ind w:left="2160" w:hanging="360"/>
      </w:pPr>
      <w:rPr>
        <w:rFonts w:hint="default" w:ascii="Wingdings" w:hAnsi="Wingdings"/>
      </w:rPr>
    </w:lvl>
    <w:lvl w:ilvl="3" w:tplc="83E2E8B6">
      <w:start w:val="1"/>
      <w:numFmt w:val="bullet"/>
      <w:lvlText w:val=""/>
      <w:lvlJc w:val="left"/>
      <w:pPr>
        <w:ind w:left="2880" w:hanging="360"/>
      </w:pPr>
      <w:rPr>
        <w:rFonts w:hint="default" w:ascii="Symbol" w:hAnsi="Symbol"/>
      </w:rPr>
    </w:lvl>
    <w:lvl w:ilvl="4" w:tplc="4E0EF1FA">
      <w:start w:val="1"/>
      <w:numFmt w:val="bullet"/>
      <w:lvlText w:val="o"/>
      <w:lvlJc w:val="left"/>
      <w:pPr>
        <w:ind w:left="3600" w:hanging="360"/>
      </w:pPr>
      <w:rPr>
        <w:rFonts w:hint="default" w:ascii="Courier New" w:hAnsi="Courier New"/>
      </w:rPr>
    </w:lvl>
    <w:lvl w:ilvl="5" w:tplc="888E352A">
      <w:start w:val="1"/>
      <w:numFmt w:val="bullet"/>
      <w:lvlText w:val=""/>
      <w:lvlJc w:val="left"/>
      <w:pPr>
        <w:ind w:left="4320" w:hanging="360"/>
      </w:pPr>
      <w:rPr>
        <w:rFonts w:hint="default" w:ascii="Wingdings" w:hAnsi="Wingdings"/>
      </w:rPr>
    </w:lvl>
    <w:lvl w:ilvl="6" w:tplc="D9F6379A">
      <w:start w:val="1"/>
      <w:numFmt w:val="bullet"/>
      <w:lvlText w:val=""/>
      <w:lvlJc w:val="left"/>
      <w:pPr>
        <w:ind w:left="5040" w:hanging="360"/>
      </w:pPr>
      <w:rPr>
        <w:rFonts w:hint="default" w:ascii="Symbol" w:hAnsi="Symbol"/>
      </w:rPr>
    </w:lvl>
    <w:lvl w:ilvl="7" w:tplc="7CBA6EB2">
      <w:start w:val="1"/>
      <w:numFmt w:val="bullet"/>
      <w:lvlText w:val="o"/>
      <w:lvlJc w:val="left"/>
      <w:pPr>
        <w:ind w:left="5760" w:hanging="360"/>
      </w:pPr>
      <w:rPr>
        <w:rFonts w:hint="default" w:ascii="Courier New" w:hAnsi="Courier New"/>
      </w:rPr>
    </w:lvl>
    <w:lvl w:ilvl="8" w:tplc="FC2A8862">
      <w:start w:val="1"/>
      <w:numFmt w:val="bullet"/>
      <w:lvlText w:val=""/>
      <w:lvlJc w:val="left"/>
      <w:pPr>
        <w:ind w:left="6480" w:hanging="360"/>
      </w:pPr>
      <w:rPr>
        <w:rFonts w:hint="default" w:ascii="Wingdings" w:hAnsi="Wingdings"/>
      </w:rPr>
    </w:lvl>
  </w:abstractNum>
  <w:abstractNum w:abstractNumId="6" w15:restartNumberingAfterBreak="0">
    <w:nsid w:val="474273FB"/>
    <w:multiLevelType w:val="hybridMultilevel"/>
    <w:tmpl w:val="78F6050A"/>
    <w:lvl w:ilvl="0" w:tplc="C764F9DC">
      <w:numFmt w:val="bullet"/>
      <w:lvlText w:val="●"/>
      <w:lvlJc w:val="left"/>
      <w:pPr>
        <w:ind w:left="821" w:hanging="360"/>
      </w:pPr>
      <w:rPr>
        <w:rFonts w:hint="default" w:ascii="Times New Roman" w:hAnsi="Times New Roman" w:eastAsia="Times New Roman" w:cs="Times New Roman"/>
        <w:spacing w:val="-4"/>
        <w:w w:val="99"/>
        <w:sz w:val="20"/>
        <w:szCs w:val="20"/>
        <w:lang w:val="en-US" w:eastAsia="en-US" w:bidi="en-US"/>
      </w:rPr>
    </w:lvl>
    <w:lvl w:ilvl="1" w:tplc="F78435AE">
      <w:numFmt w:val="bullet"/>
      <w:lvlText w:val="•"/>
      <w:lvlJc w:val="left"/>
      <w:pPr>
        <w:ind w:left="1282" w:hanging="360"/>
      </w:pPr>
      <w:rPr>
        <w:rFonts w:hint="default"/>
        <w:lang w:val="en-US" w:eastAsia="en-US" w:bidi="en-US"/>
      </w:rPr>
    </w:lvl>
    <w:lvl w:ilvl="2" w:tplc="E416A40E">
      <w:numFmt w:val="bullet"/>
      <w:lvlText w:val="•"/>
      <w:lvlJc w:val="left"/>
      <w:pPr>
        <w:ind w:left="1744" w:hanging="360"/>
      </w:pPr>
      <w:rPr>
        <w:rFonts w:hint="default"/>
        <w:lang w:val="en-US" w:eastAsia="en-US" w:bidi="en-US"/>
      </w:rPr>
    </w:lvl>
    <w:lvl w:ilvl="3" w:tplc="522E3428">
      <w:numFmt w:val="bullet"/>
      <w:lvlText w:val="•"/>
      <w:lvlJc w:val="left"/>
      <w:pPr>
        <w:ind w:left="2206" w:hanging="360"/>
      </w:pPr>
      <w:rPr>
        <w:rFonts w:hint="default"/>
        <w:lang w:val="en-US" w:eastAsia="en-US" w:bidi="en-US"/>
      </w:rPr>
    </w:lvl>
    <w:lvl w:ilvl="4" w:tplc="6DFA74AE">
      <w:numFmt w:val="bullet"/>
      <w:lvlText w:val="•"/>
      <w:lvlJc w:val="left"/>
      <w:pPr>
        <w:ind w:left="2668" w:hanging="360"/>
      </w:pPr>
      <w:rPr>
        <w:rFonts w:hint="default"/>
        <w:lang w:val="en-US" w:eastAsia="en-US" w:bidi="en-US"/>
      </w:rPr>
    </w:lvl>
    <w:lvl w:ilvl="5" w:tplc="BCF241DE">
      <w:numFmt w:val="bullet"/>
      <w:lvlText w:val="•"/>
      <w:lvlJc w:val="left"/>
      <w:pPr>
        <w:ind w:left="3131" w:hanging="360"/>
      </w:pPr>
      <w:rPr>
        <w:rFonts w:hint="default"/>
        <w:lang w:val="en-US" w:eastAsia="en-US" w:bidi="en-US"/>
      </w:rPr>
    </w:lvl>
    <w:lvl w:ilvl="6" w:tplc="51C8D3A6">
      <w:numFmt w:val="bullet"/>
      <w:lvlText w:val="•"/>
      <w:lvlJc w:val="left"/>
      <w:pPr>
        <w:ind w:left="3593" w:hanging="360"/>
      </w:pPr>
      <w:rPr>
        <w:rFonts w:hint="default"/>
        <w:lang w:val="en-US" w:eastAsia="en-US" w:bidi="en-US"/>
      </w:rPr>
    </w:lvl>
    <w:lvl w:ilvl="7" w:tplc="29C01CB2">
      <w:numFmt w:val="bullet"/>
      <w:lvlText w:val="•"/>
      <w:lvlJc w:val="left"/>
      <w:pPr>
        <w:ind w:left="4055" w:hanging="360"/>
      </w:pPr>
      <w:rPr>
        <w:rFonts w:hint="default"/>
        <w:lang w:val="en-US" w:eastAsia="en-US" w:bidi="en-US"/>
      </w:rPr>
    </w:lvl>
    <w:lvl w:ilvl="8" w:tplc="41ACBD86">
      <w:numFmt w:val="bullet"/>
      <w:lvlText w:val="•"/>
      <w:lvlJc w:val="left"/>
      <w:pPr>
        <w:ind w:left="4517" w:hanging="360"/>
      </w:pPr>
      <w:rPr>
        <w:rFonts w:hint="default"/>
        <w:lang w:val="en-US" w:eastAsia="en-US" w:bidi="en-US"/>
      </w:rPr>
    </w:lvl>
  </w:abstractNum>
  <w:abstractNum w:abstractNumId="7" w15:restartNumberingAfterBreak="0">
    <w:nsid w:val="47DC0487"/>
    <w:multiLevelType w:val="multilevel"/>
    <w:tmpl w:val="09A0AB1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8117DE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4BBC3FBD"/>
    <w:multiLevelType w:val="multilevel"/>
    <w:tmpl w:val="5B008A0A"/>
    <w:lvl w:ilvl="0">
      <w:start w:val="1"/>
      <w:numFmt w:val="decimal"/>
      <w:lvlText w:val="%1."/>
      <w:lvlJc w:val="left"/>
      <w:pPr>
        <w:ind w:left="1516" w:hanging="280"/>
      </w:pPr>
      <w:rPr>
        <w:rFonts w:hint="default"/>
        <w:spacing w:val="-3"/>
        <w:w w:val="100"/>
        <w:lang w:val="en-US" w:eastAsia="en-US" w:bidi="en-US"/>
      </w:rPr>
    </w:lvl>
    <w:lvl w:ilvl="1">
      <w:start w:val="1"/>
      <w:numFmt w:val="decimal"/>
      <w:lvlText w:val="%1.%2"/>
      <w:lvlJc w:val="left"/>
      <w:pPr>
        <w:ind w:left="1516" w:hanging="360"/>
        <w:jc w:val="right"/>
      </w:pPr>
      <w:rPr>
        <w:rFonts w:hint="default" w:ascii="Times New Roman" w:hAnsi="Times New Roman" w:eastAsia="Times New Roman" w:cs="Times New Roman"/>
        <w:b/>
        <w:bCs/>
        <w:spacing w:val="-4"/>
        <w:w w:val="99"/>
        <w:sz w:val="24"/>
        <w:szCs w:val="24"/>
        <w:lang w:val="en-US" w:eastAsia="en-US" w:bidi="en-US"/>
      </w:rPr>
    </w:lvl>
    <w:lvl w:ilvl="2">
      <w:numFmt w:val="bullet"/>
      <w:lvlText w:val="•"/>
      <w:lvlJc w:val="left"/>
      <w:pPr>
        <w:ind w:left="3113" w:hanging="360"/>
      </w:pPr>
      <w:rPr>
        <w:rFonts w:hint="default"/>
        <w:lang w:val="en-US" w:eastAsia="en-US" w:bidi="en-US"/>
      </w:rPr>
    </w:lvl>
    <w:lvl w:ilvl="3">
      <w:numFmt w:val="bullet"/>
      <w:lvlText w:val="•"/>
      <w:lvlJc w:val="left"/>
      <w:pPr>
        <w:ind w:left="3909" w:hanging="360"/>
      </w:pPr>
      <w:rPr>
        <w:rFonts w:hint="default"/>
        <w:lang w:val="en-US" w:eastAsia="en-US" w:bidi="en-US"/>
      </w:rPr>
    </w:lvl>
    <w:lvl w:ilvl="4">
      <w:numFmt w:val="bullet"/>
      <w:lvlText w:val="•"/>
      <w:lvlJc w:val="left"/>
      <w:pPr>
        <w:ind w:left="4706" w:hanging="360"/>
      </w:pPr>
      <w:rPr>
        <w:rFonts w:hint="default"/>
        <w:lang w:val="en-US" w:eastAsia="en-US" w:bidi="en-US"/>
      </w:rPr>
    </w:lvl>
    <w:lvl w:ilvl="5">
      <w:numFmt w:val="bullet"/>
      <w:lvlText w:val="•"/>
      <w:lvlJc w:val="left"/>
      <w:pPr>
        <w:ind w:left="5502" w:hanging="360"/>
      </w:pPr>
      <w:rPr>
        <w:rFonts w:hint="default"/>
        <w:lang w:val="en-US" w:eastAsia="en-US" w:bidi="en-US"/>
      </w:rPr>
    </w:lvl>
    <w:lvl w:ilvl="6">
      <w:numFmt w:val="bullet"/>
      <w:lvlText w:val="•"/>
      <w:lvlJc w:val="left"/>
      <w:pPr>
        <w:ind w:left="6299" w:hanging="360"/>
      </w:pPr>
      <w:rPr>
        <w:rFonts w:hint="default"/>
        <w:lang w:val="en-US" w:eastAsia="en-US" w:bidi="en-US"/>
      </w:rPr>
    </w:lvl>
    <w:lvl w:ilvl="7">
      <w:numFmt w:val="bullet"/>
      <w:lvlText w:val="•"/>
      <w:lvlJc w:val="left"/>
      <w:pPr>
        <w:ind w:left="7095" w:hanging="360"/>
      </w:pPr>
      <w:rPr>
        <w:rFonts w:hint="default"/>
        <w:lang w:val="en-US" w:eastAsia="en-US" w:bidi="en-US"/>
      </w:rPr>
    </w:lvl>
    <w:lvl w:ilvl="8">
      <w:numFmt w:val="bullet"/>
      <w:lvlText w:val="•"/>
      <w:lvlJc w:val="left"/>
      <w:pPr>
        <w:ind w:left="7892" w:hanging="360"/>
      </w:pPr>
      <w:rPr>
        <w:rFonts w:hint="default"/>
        <w:lang w:val="en-US" w:eastAsia="en-US" w:bidi="en-US"/>
      </w:rPr>
    </w:lvl>
  </w:abstractNum>
  <w:abstractNum w:abstractNumId="10" w15:restartNumberingAfterBreak="0">
    <w:nsid w:val="5A4268EC"/>
    <w:multiLevelType w:val="multilevel"/>
    <w:tmpl w:val="49C4796C"/>
    <w:lvl w:ilvl="0">
      <w:start w:val="2"/>
      <w:numFmt w:val="decimal"/>
      <w:lvlText w:val="%1"/>
      <w:lvlJc w:val="left"/>
      <w:pPr>
        <w:ind w:left="590" w:hanging="360"/>
      </w:pPr>
      <w:rPr>
        <w:rFonts w:hint="default"/>
        <w:lang w:val="en-US" w:eastAsia="en-US" w:bidi="en-US"/>
      </w:rPr>
    </w:lvl>
    <w:lvl w:ilvl="1">
      <w:start w:val="2"/>
      <w:numFmt w:val="decimal"/>
      <w:lvlText w:val="%1.%2"/>
      <w:lvlJc w:val="left"/>
      <w:pPr>
        <w:ind w:left="590" w:hanging="360"/>
      </w:pPr>
      <w:rPr>
        <w:rFonts w:hint="default" w:ascii="Times New Roman" w:hAnsi="Times New Roman" w:eastAsia="Times New Roman" w:cs="Times New Roman"/>
        <w:b/>
        <w:bCs/>
        <w:spacing w:val="-4"/>
        <w:w w:val="99"/>
        <w:sz w:val="24"/>
        <w:szCs w:val="24"/>
        <w:lang w:val="en-US" w:eastAsia="en-US" w:bidi="en-US"/>
      </w:rPr>
    </w:lvl>
    <w:lvl w:ilvl="2">
      <w:start w:val="1"/>
      <w:numFmt w:val="decimal"/>
      <w:lvlText w:val="%1.%2.%3"/>
      <w:lvlJc w:val="left"/>
      <w:pPr>
        <w:ind w:left="770" w:hanging="540"/>
      </w:pPr>
      <w:rPr>
        <w:rFonts w:hint="default" w:ascii="Times New Roman" w:hAnsi="Times New Roman" w:eastAsia="Times New Roman" w:cs="Times New Roman"/>
        <w:b/>
        <w:bCs/>
        <w:spacing w:val="-4"/>
        <w:w w:val="99"/>
        <w:sz w:val="24"/>
        <w:szCs w:val="24"/>
        <w:lang w:val="en-US" w:eastAsia="en-US" w:bidi="en-US"/>
      </w:rPr>
    </w:lvl>
    <w:lvl w:ilvl="3">
      <w:start w:val="1"/>
      <w:numFmt w:val="lowerLetter"/>
      <w:lvlText w:val="%4)"/>
      <w:lvlJc w:val="left"/>
      <w:pPr>
        <w:ind w:left="956" w:hanging="360"/>
      </w:pPr>
      <w:rPr>
        <w:rFonts w:hint="default" w:ascii="Times New Roman" w:hAnsi="Times New Roman" w:eastAsia="Times New Roman" w:cs="Times New Roman"/>
        <w:spacing w:val="-26"/>
        <w:w w:val="99"/>
        <w:sz w:val="24"/>
        <w:szCs w:val="24"/>
        <w:lang w:val="en-US" w:eastAsia="en-US" w:bidi="en-US"/>
      </w:rPr>
    </w:lvl>
    <w:lvl w:ilvl="4">
      <w:numFmt w:val="bullet"/>
      <w:lvlText w:val="•"/>
      <w:lvlJc w:val="left"/>
      <w:pPr>
        <w:ind w:left="3091" w:hanging="360"/>
      </w:pPr>
      <w:rPr>
        <w:rFonts w:hint="default"/>
        <w:lang w:val="en-US" w:eastAsia="en-US" w:bidi="en-US"/>
      </w:rPr>
    </w:lvl>
    <w:lvl w:ilvl="5">
      <w:numFmt w:val="bullet"/>
      <w:lvlText w:val="•"/>
      <w:lvlJc w:val="left"/>
      <w:pPr>
        <w:ind w:left="4156" w:hanging="360"/>
      </w:pPr>
      <w:rPr>
        <w:rFonts w:hint="default"/>
        <w:lang w:val="en-US" w:eastAsia="en-US" w:bidi="en-US"/>
      </w:rPr>
    </w:lvl>
    <w:lvl w:ilvl="6">
      <w:numFmt w:val="bullet"/>
      <w:lvlText w:val="•"/>
      <w:lvlJc w:val="left"/>
      <w:pPr>
        <w:ind w:left="5222" w:hanging="360"/>
      </w:pPr>
      <w:rPr>
        <w:rFonts w:hint="default"/>
        <w:lang w:val="en-US" w:eastAsia="en-US" w:bidi="en-US"/>
      </w:rPr>
    </w:lvl>
    <w:lvl w:ilvl="7">
      <w:numFmt w:val="bullet"/>
      <w:lvlText w:val="•"/>
      <w:lvlJc w:val="left"/>
      <w:pPr>
        <w:ind w:left="6288" w:hanging="360"/>
      </w:pPr>
      <w:rPr>
        <w:rFonts w:hint="default"/>
        <w:lang w:val="en-US" w:eastAsia="en-US" w:bidi="en-US"/>
      </w:rPr>
    </w:lvl>
    <w:lvl w:ilvl="8">
      <w:numFmt w:val="bullet"/>
      <w:lvlText w:val="•"/>
      <w:lvlJc w:val="left"/>
      <w:pPr>
        <w:ind w:left="7353" w:hanging="360"/>
      </w:pPr>
      <w:rPr>
        <w:rFonts w:hint="default"/>
        <w:lang w:val="en-US" w:eastAsia="en-US" w:bidi="en-US"/>
      </w:rPr>
    </w:lvl>
  </w:abstractNum>
  <w:abstractNum w:abstractNumId="11" w15:restartNumberingAfterBreak="0">
    <w:nsid w:val="632F4121"/>
    <w:multiLevelType w:val="hybridMultilevel"/>
    <w:tmpl w:val="A01E10B8"/>
    <w:lvl w:ilvl="0" w:tplc="CB587924">
      <w:start w:val="1"/>
      <w:numFmt w:val="lowerLetter"/>
      <w:lvlText w:val="%1)"/>
      <w:lvlJc w:val="left"/>
      <w:pPr>
        <w:ind w:left="956" w:hanging="360"/>
      </w:pPr>
      <w:rPr>
        <w:rFonts w:hint="default" w:ascii="Times New Roman" w:hAnsi="Times New Roman" w:eastAsia="Times New Roman" w:cs="Times New Roman"/>
        <w:spacing w:val="-6"/>
        <w:w w:val="99"/>
        <w:sz w:val="24"/>
        <w:szCs w:val="24"/>
        <w:lang w:val="en-US" w:eastAsia="en-US" w:bidi="en-US"/>
      </w:rPr>
    </w:lvl>
    <w:lvl w:ilvl="1" w:tplc="BC5A5000">
      <w:numFmt w:val="bullet"/>
      <w:lvlText w:val="•"/>
      <w:lvlJc w:val="left"/>
      <w:pPr>
        <w:ind w:left="1812" w:hanging="360"/>
      </w:pPr>
      <w:rPr>
        <w:rFonts w:hint="default"/>
        <w:lang w:val="en-US" w:eastAsia="en-US" w:bidi="en-US"/>
      </w:rPr>
    </w:lvl>
    <w:lvl w:ilvl="2" w:tplc="93780BEE">
      <w:numFmt w:val="bullet"/>
      <w:lvlText w:val="•"/>
      <w:lvlJc w:val="left"/>
      <w:pPr>
        <w:ind w:left="2665" w:hanging="360"/>
      </w:pPr>
      <w:rPr>
        <w:rFonts w:hint="default"/>
        <w:lang w:val="en-US" w:eastAsia="en-US" w:bidi="en-US"/>
      </w:rPr>
    </w:lvl>
    <w:lvl w:ilvl="3" w:tplc="F1E445BC">
      <w:numFmt w:val="bullet"/>
      <w:lvlText w:val="•"/>
      <w:lvlJc w:val="left"/>
      <w:pPr>
        <w:ind w:left="3517" w:hanging="360"/>
      </w:pPr>
      <w:rPr>
        <w:rFonts w:hint="default"/>
        <w:lang w:val="en-US" w:eastAsia="en-US" w:bidi="en-US"/>
      </w:rPr>
    </w:lvl>
    <w:lvl w:ilvl="4" w:tplc="BC78FAFC">
      <w:numFmt w:val="bullet"/>
      <w:lvlText w:val="•"/>
      <w:lvlJc w:val="left"/>
      <w:pPr>
        <w:ind w:left="4370" w:hanging="360"/>
      </w:pPr>
      <w:rPr>
        <w:rFonts w:hint="default"/>
        <w:lang w:val="en-US" w:eastAsia="en-US" w:bidi="en-US"/>
      </w:rPr>
    </w:lvl>
    <w:lvl w:ilvl="5" w:tplc="4356AA88">
      <w:numFmt w:val="bullet"/>
      <w:lvlText w:val="•"/>
      <w:lvlJc w:val="left"/>
      <w:pPr>
        <w:ind w:left="5222" w:hanging="360"/>
      </w:pPr>
      <w:rPr>
        <w:rFonts w:hint="default"/>
        <w:lang w:val="en-US" w:eastAsia="en-US" w:bidi="en-US"/>
      </w:rPr>
    </w:lvl>
    <w:lvl w:ilvl="6" w:tplc="97540834">
      <w:numFmt w:val="bullet"/>
      <w:lvlText w:val="•"/>
      <w:lvlJc w:val="left"/>
      <w:pPr>
        <w:ind w:left="6075" w:hanging="360"/>
      </w:pPr>
      <w:rPr>
        <w:rFonts w:hint="default"/>
        <w:lang w:val="en-US" w:eastAsia="en-US" w:bidi="en-US"/>
      </w:rPr>
    </w:lvl>
    <w:lvl w:ilvl="7" w:tplc="1070E19C">
      <w:numFmt w:val="bullet"/>
      <w:lvlText w:val="•"/>
      <w:lvlJc w:val="left"/>
      <w:pPr>
        <w:ind w:left="6927" w:hanging="360"/>
      </w:pPr>
      <w:rPr>
        <w:rFonts w:hint="default"/>
        <w:lang w:val="en-US" w:eastAsia="en-US" w:bidi="en-US"/>
      </w:rPr>
    </w:lvl>
    <w:lvl w:ilvl="8" w:tplc="B4BE73B0">
      <w:numFmt w:val="bullet"/>
      <w:lvlText w:val="•"/>
      <w:lvlJc w:val="left"/>
      <w:pPr>
        <w:ind w:left="7780" w:hanging="360"/>
      </w:pPr>
      <w:rPr>
        <w:rFonts w:hint="default"/>
        <w:lang w:val="en-US" w:eastAsia="en-US" w:bidi="en-US"/>
      </w:rPr>
    </w:lvl>
  </w:abstractNum>
  <w:abstractNum w:abstractNumId="12" w15:restartNumberingAfterBreak="0">
    <w:nsid w:val="67E2048C"/>
    <w:multiLevelType w:val="multilevel"/>
    <w:tmpl w:val="C18CBB20"/>
    <w:lvl w:ilvl="0">
      <w:start w:val="2"/>
      <w:numFmt w:val="decimal"/>
      <w:lvlText w:val="%1"/>
      <w:lvlJc w:val="left"/>
      <w:pPr>
        <w:ind w:left="590" w:hanging="360"/>
      </w:pPr>
      <w:rPr>
        <w:rFonts w:hint="default"/>
        <w:lang w:val="en-US" w:eastAsia="en-US" w:bidi="en-US"/>
      </w:rPr>
    </w:lvl>
    <w:lvl w:ilvl="1">
      <w:start w:val="3"/>
      <w:numFmt w:val="decimal"/>
      <w:lvlText w:val="%1.%2"/>
      <w:lvlJc w:val="left"/>
      <w:pPr>
        <w:ind w:left="590" w:hanging="360"/>
      </w:pPr>
      <w:rPr>
        <w:rFonts w:hint="default" w:ascii="Times New Roman" w:hAnsi="Times New Roman" w:eastAsia="Times New Roman" w:cs="Times New Roman"/>
        <w:b/>
        <w:bCs/>
        <w:spacing w:val="-6"/>
        <w:w w:val="99"/>
        <w:sz w:val="24"/>
        <w:szCs w:val="24"/>
        <w:lang w:val="en-US" w:eastAsia="en-US" w:bidi="en-US"/>
      </w:rPr>
    </w:lvl>
    <w:lvl w:ilvl="2">
      <w:start w:val="1"/>
      <w:numFmt w:val="decimal"/>
      <w:lvlText w:val="%1.%2.%3"/>
      <w:lvlJc w:val="left"/>
      <w:pPr>
        <w:ind w:left="775" w:hanging="540"/>
      </w:pPr>
      <w:rPr>
        <w:rFonts w:hint="default" w:ascii="Times New Roman" w:hAnsi="Times New Roman" w:eastAsia="Times New Roman" w:cs="Times New Roman"/>
        <w:b/>
        <w:bCs/>
        <w:spacing w:val="-4"/>
        <w:w w:val="99"/>
        <w:sz w:val="24"/>
        <w:szCs w:val="24"/>
        <w:lang w:val="en-US" w:eastAsia="en-US" w:bidi="en-US"/>
      </w:rPr>
    </w:lvl>
    <w:lvl w:ilvl="3">
      <w:start w:val="1"/>
      <w:numFmt w:val="decimal"/>
      <w:lvlText w:val="%1.%2.%3.%4"/>
      <w:lvlJc w:val="left"/>
      <w:pPr>
        <w:ind w:left="955" w:hanging="720"/>
      </w:pPr>
      <w:rPr>
        <w:rFonts w:hint="default" w:ascii="Times New Roman" w:hAnsi="Times New Roman" w:eastAsia="Times New Roman" w:cs="Times New Roman"/>
        <w:b/>
        <w:bCs/>
        <w:spacing w:val="-4"/>
        <w:w w:val="99"/>
        <w:sz w:val="24"/>
        <w:szCs w:val="24"/>
        <w:lang w:val="en-US" w:eastAsia="en-US" w:bidi="en-US"/>
      </w:rPr>
    </w:lvl>
    <w:lvl w:ilvl="4">
      <w:numFmt w:val="bullet"/>
      <w:lvlText w:val="•"/>
      <w:lvlJc w:val="left"/>
      <w:pPr>
        <w:ind w:left="2177" w:hanging="720"/>
      </w:pPr>
      <w:rPr>
        <w:rFonts w:hint="default"/>
        <w:lang w:val="en-US" w:eastAsia="en-US" w:bidi="en-US"/>
      </w:rPr>
    </w:lvl>
    <w:lvl w:ilvl="5">
      <w:numFmt w:val="bullet"/>
      <w:lvlText w:val="•"/>
      <w:lvlJc w:val="left"/>
      <w:pPr>
        <w:ind w:left="3395" w:hanging="720"/>
      </w:pPr>
      <w:rPr>
        <w:rFonts w:hint="default"/>
        <w:lang w:val="en-US" w:eastAsia="en-US" w:bidi="en-US"/>
      </w:rPr>
    </w:lvl>
    <w:lvl w:ilvl="6">
      <w:numFmt w:val="bullet"/>
      <w:lvlText w:val="•"/>
      <w:lvlJc w:val="left"/>
      <w:pPr>
        <w:ind w:left="4613" w:hanging="720"/>
      </w:pPr>
      <w:rPr>
        <w:rFonts w:hint="default"/>
        <w:lang w:val="en-US" w:eastAsia="en-US" w:bidi="en-US"/>
      </w:rPr>
    </w:lvl>
    <w:lvl w:ilvl="7">
      <w:numFmt w:val="bullet"/>
      <w:lvlText w:val="•"/>
      <w:lvlJc w:val="left"/>
      <w:pPr>
        <w:ind w:left="5831" w:hanging="720"/>
      </w:pPr>
      <w:rPr>
        <w:rFonts w:hint="default"/>
        <w:lang w:val="en-US" w:eastAsia="en-US" w:bidi="en-US"/>
      </w:rPr>
    </w:lvl>
    <w:lvl w:ilvl="8">
      <w:numFmt w:val="bullet"/>
      <w:lvlText w:val="•"/>
      <w:lvlJc w:val="left"/>
      <w:pPr>
        <w:ind w:left="7049" w:hanging="720"/>
      </w:pPr>
      <w:rPr>
        <w:rFonts w:hint="default"/>
        <w:lang w:val="en-US" w:eastAsia="en-US" w:bidi="en-US"/>
      </w:rPr>
    </w:lvl>
  </w:abstractNum>
  <w:abstractNum w:abstractNumId="13" w15:restartNumberingAfterBreak="0">
    <w:nsid w:val="78C74A2C"/>
    <w:multiLevelType w:val="hybridMultilevel"/>
    <w:tmpl w:val="9CB2DB40"/>
    <w:lvl w:ilvl="0" w:tplc="D63EB1D2">
      <w:numFmt w:val="bullet"/>
      <w:lvlText w:val="●"/>
      <w:lvlJc w:val="left"/>
      <w:pPr>
        <w:ind w:left="821" w:hanging="360"/>
      </w:pPr>
      <w:rPr>
        <w:rFonts w:hint="default" w:ascii="Times New Roman" w:hAnsi="Times New Roman" w:eastAsia="Times New Roman" w:cs="Times New Roman"/>
        <w:spacing w:val="-21"/>
        <w:w w:val="99"/>
        <w:sz w:val="20"/>
        <w:szCs w:val="20"/>
        <w:lang w:val="en-US" w:eastAsia="en-US" w:bidi="en-US"/>
      </w:rPr>
    </w:lvl>
    <w:lvl w:ilvl="1" w:tplc="5E90568A">
      <w:numFmt w:val="bullet"/>
      <w:lvlText w:val="•"/>
      <w:lvlJc w:val="left"/>
      <w:pPr>
        <w:ind w:left="1282" w:hanging="360"/>
      </w:pPr>
      <w:rPr>
        <w:rFonts w:hint="default"/>
        <w:lang w:val="en-US" w:eastAsia="en-US" w:bidi="en-US"/>
      </w:rPr>
    </w:lvl>
    <w:lvl w:ilvl="2" w:tplc="5E24087C">
      <w:numFmt w:val="bullet"/>
      <w:lvlText w:val="•"/>
      <w:lvlJc w:val="left"/>
      <w:pPr>
        <w:ind w:left="1744" w:hanging="360"/>
      </w:pPr>
      <w:rPr>
        <w:rFonts w:hint="default"/>
        <w:lang w:val="en-US" w:eastAsia="en-US" w:bidi="en-US"/>
      </w:rPr>
    </w:lvl>
    <w:lvl w:ilvl="3" w:tplc="B908E698">
      <w:numFmt w:val="bullet"/>
      <w:lvlText w:val="•"/>
      <w:lvlJc w:val="left"/>
      <w:pPr>
        <w:ind w:left="2206" w:hanging="360"/>
      </w:pPr>
      <w:rPr>
        <w:rFonts w:hint="default"/>
        <w:lang w:val="en-US" w:eastAsia="en-US" w:bidi="en-US"/>
      </w:rPr>
    </w:lvl>
    <w:lvl w:ilvl="4" w:tplc="DC4A8164">
      <w:numFmt w:val="bullet"/>
      <w:lvlText w:val="•"/>
      <w:lvlJc w:val="left"/>
      <w:pPr>
        <w:ind w:left="2668" w:hanging="360"/>
      </w:pPr>
      <w:rPr>
        <w:rFonts w:hint="default"/>
        <w:lang w:val="en-US" w:eastAsia="en-US" w:bidi="en-US"/>
      </w:rPr>
    </w:lvl>
    <w:lvl w:ilvl="5" w:tplc="70C48A42">
      <w:numFmt w:val="bullet"/>
      <w:lvlText w:val="•"/>
      <w:lvlJc w:val="left"/>
      <w:pPr>
        <w:ind w:left="3131" w:hanging="360"/>
      </w:pPr>
      <w:rPr>
        <w:rFonts w:hint="default"/>
        <w:lang w:val="en-US" w:eastAsia="en-US" w:bidi="en-US"/>
      </w:rPr>
    </w:lvl>
    <w:lvl w:ilvl="6" w:tplc="A6685072">
      <w:numFmt w:val="bullet"/>
      <w:lvlText w:val="•"/>
      <w:lvlJc w:val="left"/>
      <w:pPr>
        <w:ind w:left="3593" w:hanging="360"/>
      </w:pPr>
      <w:rPr>
        <w:rFonts w:hint="default"/>
        <w:lang w:val="en-US" w:eastAsia="en-US" w:bidi="en-US"/>
      </w:rPr>
    </w:lvl>
    <w:lvl w:ilvl="7" w:tplc="9BE4E4BC">
      <w:numFmt w:val="bullet"/>
      <w:lvlText w:val="•"/>
      <w:lvlJc w:val="left"/>
      <w:pPr>
        <w:ind w:left="4055" w:hanging="360"/>
      </w:pPr>
      <w:rPr>
        <w:rFonts w:hint="default"/>
        <w:lang w:val="en-US" w:eastAsia="en-US" w:bidi="en-US"/>
      </w:rPr>
    </w:lvl>
    <w:lvl w:ilvl="8" w:tplc="94423450">
      <w:numFmt w:val="bullet"/>
      <w:lvlText w:val="•"/>
      <w:lvlJc w:val="left"/>
      <w:pPr>
        <w:ind w:left="4517" w:hanging="360"/>
      </w:pPr>
      <w:rPr>
        <w:rFonts w:hint="default"/>
        <w:lang w:val="en-US" w:eastAsia="en-US" w:bidi="en-US"/>
      </w:rPr>
    </w:lvl>
  </w:abstractNum>
  <w:num w:numId="22">
    <w:abstractNumId w:val="17"/>
  </w:num>
  <w:num w:numId="21">
    <w:abstractNumId w:val="16"/>
  </w:num>
  <w:num w:numId="20">
    <w:abstractNumId w:val="15"/>
  </w:num>
  <w:num w:numId="19">
    <w:abstractNumId w:val="14"/>
  </w:num>
  <w:num w:numId="1">
    <w:abstractNumId w:val="5"/>
  </w:num>
  <w:num w:numId="2">
    <w:abstractNumId w:val="7"/>
  </w:num>
  <w:num w:numId="3">
    <w:abstractNumId w:val="13"/>
  </w:num>
  <w:num w:numId="4">
    <w:abstractNumId w:val="1"/>
  </w:num>
  <w:num w:numId="5">
    <w:abstractNumId w:val="6"/>
  </w:num>
  <w:num w:numId="6">
    <w:abstractNumId w:val="4"/>
  </w:num>
  <w:num w:numId="7">
    <w:abstractNumId w:val="2"/>
  </w:num>
  <w:num w:numId="8">
    <w:abstractNumId w:val="12"/>
  </w:num>
  <w:num w:numId="9">
    <w:abstractNumId w:val="3"/>
  </w:num>
  <w:num w:numId="10">
    <w:abstractNumId w:val="10"/>
  </w:num>
  <w:num w:numId="11">
    <w:abstractNumId w:val="0"/>
  </w:num>
  <w:num w:numId="12">
    <w:abstractNumId w:val="11"/>
  </w:num>
  <w:num w:numId="13">
    <w:abstractNumId w:val="9"/>
  </w:num>
  <w:num w:numId="14">
    <w:abstractNumId w:val="8"/>
  </w:num>
  <w:num w:numId="15">
    <w:abstractNumId w:val="8"/>
  </w:num>
  <w:num w:numId="16">
    <w:abstractNumId w:val="8"/>
  </w:num>
  <w:num w:numId="17">
    <w:abstractNumId w:val="8"/>
  </w:num>
  <w:num w:numId="18">
    <w:abstractNumId w:val="8"/>
  </w:num>
</w:numbering>
</file>

<file path=word/people.xml><?xml version="1.0" encoding="utf-8"?>
<w15:people xmlns:mc="http://schemas.openxmlformats.org/markup-compatibility/2006" xmlns:w15="http://schemas.microsoft.com/office/word/2012/wordml" mc:Ignorable="w15">
  <w15:person w15:author="Mauricio Capobianco Lopes">
    <w15:presenceInfo w15:providerId="AD" w15:userId="S::mclopes@furb.br::e2602793-81ee-4f40-ac4e-f7a7f9d1e175"/>
  </w15:person>
  <w15:person w15:author="Gislene Cristina Ehlert">
    <w15:presenceInfo w15:providerId="AD" w15:userId="S::gehlert@furb.br::74f461ff-f7a2-4ce3-876e-857f6770e73e"/>
  </w15:person>
  <w15:person w15:author="Dandara Conceição Lino de Lima">
    <w15:presenceInfo w15:providerId="AD" w15:userId="S::dcllima@furb.br::61ec1cd8-4bea-4518-a6a3-dff7e65f21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20"/>
    <w:rsid w:val="0001486F"/>
    <w:rsid w:val="00034B1D"/>
    <w:rsid w:val="00037B9D"/>
    <w:rsid w:val="00040466"/>
    <w:rsid w:val="00063822"/>
    <w:rsid w:val="00067C35"/>
    <w:rsid w:val="00071D83"/>
    <w:rsid w:val="000B0A8B"/>
    <w:rsid w:val="000F7ACA"/>
    <w:rsid w:val="001003BC"/>
    <w:rsid w:val="00165665"/>
    <w:rsid w:val="001720EB"/>
    <w:rsid w:val="0018421C"/>
    <w:rsid w:val="001A1DCD"/>
    <w:rsid w:val="001B2812"/>
    <w:rsid w:val="001C41F4"/>
    <w:rsid w:val="001D0AF6"/>
    <w:rsid w:val="001E3491"/>
    <w:rsid w:val="0020221E"/>
    <w:rsid w:val="00221D27"/>
    <w:rsid w:val="00230650"/>
    <w:rsid w:val="0025498D"/>
    <w:rsid w:val="00283D1E"/>
    <w:rsid w:val="002B71B4"/>
    <w:rsid w:val="002C2C5B"/>
    <w:rsid w:val="002F0F51"/>
    <w:rsid w:val="0030565A"/>
    <w:rsid w:val="00313D6A"/>
    <w:rsid w:val="0032193D"/>
    <w:rsid w:val="00355737"/>
    <w:rsid w:val="003625DA"/>
    <w:rsid w:val="00368C70"/>
    <w:rsid w:val="003D6DE4"/>
    <w:rsid w:val="00438BCD"/>
    <w:rsid w:val="004853E4"/>
    <w:rsid w:val="004B7BD9"/>
    <w:rsid w:val="00513E74"/>
    <w:rsid w:val="005266DB"/>
    <w:rsid w:val="00540144"/>
    <w:rsid w:val="00542AD1"/>
    <w:rsid w:val="005C03E5"/>
    <w:rsid w:val="005F6DE1"/>
    <w:rsid w:val="00637BA8"/>
    <w:rsid w:val="00653115"/>
    <w:rsid w:val="006D040B"/>
    <w:rsid w:val="006D2A64"/>
    <w:rsid w:val="00714727"/>
    <w:rsid w:val="00743538"/>
    <w:rsid w:val="00743CFB"/>
    <w:rsid w:val="007501E3"/>
    <w:rsid w:val="0076785B"/>
    <w:rsid w:val="00776B39"/>
    <w:rsid w:val="007AF2E5"/>
    <w:rsid w:val="007B0442"/>
    <w:rsid w:val="007B7ED7"/>
    <w:rsid w:val="007E085D"/>
    <w:rsid w:val="00812093"/>
    <w:rsid w:val="00823D48"/>
    <w:rsid w:val="0084627B"/>
    <w:rsid w:val="00854A1F"/>
    <w:rsid w:val="008730B8"/>
    <w:rsid w:val="0087C57F"/>
    <w:rsid w:val="00886D82"/>
    <w:rsid w:val="00895A42"/>
    <w:rsid w:val="008B2446"/>
    <w:rsid w:val="008C2748"/>
    <w:rsid w:val="008C4B8F"/>
    <w:rsid w:val="008D1C0F"/>
    <w:rsid w:val="008E1AAA"/>
    <w:rsid w:val="00927CB5"/>
    <w:rsid w:val="00932B8E"/>
    <w:rsid w:val="00952C26"/>
    <w:rsid w:val="00953CB4"/>
    <w:rsid w:val="0099173D"/>
    <w:rsid w:val="009F6834"/>
    <w:rsid w:val="00A176F9"/>
    <w:rsid w:val="00A20D25"/>
    <w:rsid w:val="00A22F01"/>
    <w:rsid w:val="00A45A2B"/>
    <w:rsid w:val="00A60ED2"/>
    <w:rsid w:val="00A64225"/>
    <w:rsid w:val="00B21DA0"/>
    <w:rsid w:val="00B55F1F"/>
    <w:rsid w:val="00B7613F"/>
    <w:rsid w:val="00B77FF3"/>
    <w:rsid w:val="00B97C2D"/>
    <w:rsid w:val="00BBC81F"/>
    <w:rsid w:val="00BD568A"/>
    <w:rsid w:val="00BE5F0D"/>
    <w:rsid w:val="00C0016C"/>
    <w:rsid w:val="00C10749"/>
    <w:rsid w:val="00C16795"/>
    <w:rsid w:val="00C8003F"/>
    <w:rsid w:val="00C935FE"/>
    <w:rsid w:val="00C953FB"/>
    <w:rsid w:val="00CB3A2F"/>
    <w:rsid w:val="00CC2395"/>
    <w:rsid w:val="00CC6DFB"/>
    <w:rsid w:val="00D03AF6"/>
    <w:rsid w:val="00DA0175"/>
    <w:rsid w:val="00DD5EB8"/>
    <w:rsid w:val="00DD624A"/>
    <w:rsid w:val="00DE1964"/>
    <w:rsid w:val="00E21704"/>
    <w:rsid w:val="00E445E7"/>
    <w:rsid w:val="00E82F23"/>
    <w:rsid w:val="00F003F8"/>
    <w:rsid w:val="00F73313"/>
    <w:rsid w:val="00F75A88"/>
    <w:rsid w:val="00F9247F"/>
    <w:rsid w:val="00FC6F94"/>
    <w:rsid w:val="00FD2E20"/>
    <w:rsid w:val="011C99A3"/>
    <w:rsid w:val="012BE839"/>
    <w:rsid w:val="013BBC29"/>
    <w:rsid w:val="01901459"/>
    <w:rsid w:val="01B0107C"/>
    <w:rsid w:val="01CF40F3"/>
    <w:rsid w:val="01D41ED9"/>
    <w:rsid w:val="01D57885"/>
    <w:rsid w:val="0247ADDF"/>
    <w:rsid w:val="03029562"/>
    <w:rsid w:val="0306E9EE"/>
    <w:rsid w:val="0322F81D"/>
    <w:rsid w:val="0334881D"/>
    <w:rsid w:val="03757DE5"/>
    <w:rsid w:val="03843F31"/>
    <w:rsid w:val="0385BDBF"/>
    <w:rsid w:val="03F8D308"/>
    <w:rsid w:val="041C56E3"/>
    <w:rsid w:val="0421653C"/>
    <w:rsid w:val="04394A80"/>
    <w:rsid w:val="045CF8A7"/>
    <w:rsid w:val="04921A17"/>
    <w:rsid w:val="04A0729A"/>
    <w:rsid w:val="050622A3"/>
    <w:rsid w:val="052D7895"/>
    <w:rsid w:val="05480119"/>
    <w:rsid w:val="05662485"/>
    <w:rsid w:val="057C35A5"/>
    <w:rsid w:val="05D0828A"/>
    <w:rsid w:val="05DAA8C5"/>
    <w:rsid w:val="05E1B297"/>
    <w:rsid w:val="06204545"/>
    <w:rsid w:val="0636F619"/>
    <w:rsid w:val="0648D842"/>
    <w:rsid w:val="065A0FF2"/>
    <w:rsid w:val="06669F58"/>
    <w:rsid w:val="0678DD81"/>
    <w:rsid w:val="068EA0EB"/>
    <w:rsid w:val="069ACFC7"/>
    <w:rsid w:val="06A346A7"/>
    <w:rsid w:val="06A57D1A"/>
    <w:rsid w:val="06B9A910"/>
    <w:rsid w:val="06C2E928"/>
    <w:rsid w:val="06DCA147"/>
    <w:rsid w:val="06DCAABF"/>
    <w:rsid w:val="070E911B"/>
    <w:rsid w:val="0724D007"/>
    <w:rsid w:val="075392FE"/>
    <w:rsid w:val="075F80D7"/>
    <w:rsid w:val="076052D7"/>
    <w:rsid w:val="07C09302"/>
    <w:rsid w:val="0808A453"/>
    <w:rsid w:val="080C6D67"/>
    <w:rsid w:val="083566A0"/>
    <w:rsid w:val="0876C2FD"/>
    <w:rsid w:val="087D6A75"/>
    <w:rsid w:val="088F7356"/>
    <w:rsid w:val="0895B919"/>
    <w:rsid w:val="08A0579E"/>
    <w:rsid w:val="08A0C256"/>
    <w:rsid w:val="08F09127"/>
    <w:rsid w:val="0900D068"/>
    <w:rsid w:val="09481310"/>
    <w:rsid w:val="097F33BF"/>
    <w:rsid w:val="0A4502AA"/>
    <w:rsid w:val="0A56B935"/>
    <w:rsid w:val="0A644DAC"/>
    <w:rsid w:val="0A6B6ECE"/>
    <w:rsid w:val="0A8AD9B1"/>
    <w:rsid w:val="0A949B59"/>
    <w:rsid w:val="0AB7D28D"/>
    <w:rsid w:val="0AED52DC"/>
    <w:rsid w:val="0B10CFE0"/>
    <w:rsid w:val="0B41FE28"/>
    <w:rsid w:val="0B45EED9"/>
    <w:rsid w:val="0B4ED5C4"/>
    <w:rsid w:val="0B7F050C"/>
    <w:rsid w:val="0B870861"/>
    <w:rsid w:val="0B926E72"/>
    <w:rsid w:val="0BEAB297"/>
    <w:rsid w:val="0C1F537B"/>
    <w:rsid w:val="0C29E92A"/>
    <w:rsid w:val="0C49AE19"/>
    <w:rsid w:val="0C775D45"/>
    <w:rsid w:val="0CA0EE20"/>
    <w:rsid w:val="0CA3E577"/>
    <w:rsid w:val="0CBA7AFA"/>
    <w:rsid w:val="0CE12603"/>
    <w:rsid w:val="0D0519B9"/>
    <w:rsid w:val="0D174538"/>
    <w:rsid w:val="0D56CFE5"/>
    <w:rsid w:val="0D62D4E2"/>
    <w:rsid w:val="0D8C5841"/>
    <w:rsid w:val="0D8FCE5A"/>
    <w:rsid w:val="0D97AC1D"/>
    <w:rsid w:val="0DD2050D"/>
    <w:rsid w:val="0DD5D360"/>
    <w:rsid w:val="0DDB9B5A"/>
    <w:rsid w:val="0E043F40"/>
    <w:rsid w:val="0E3C03BE"/>
    <w:rsid w:val="0E3CB780"/>
    <w:rsid w:val="0E4A320B"/>
    <w:rsid w:val="0E6E59F8"/>
    <w:rsid w:val="0E822BFB"/>
    <w:rsid w:val="0E84B031"/>
    <w:rsid w:val="0E9610D0"/>
    <w:rsid w:val="0EAAE594"/>
    <w:rsid w:val="0EB9135E"/>
    <w:rsid w:val="0EBE7EE8"/>
    <w:rsid w:val="0F13BD7E"/>
    <w:rsid w:val="0F29DB3D"/>
    <w:rsid w:val="0F4A848B"/>
    <w:rsid w:val="102D66B6"/>
    <w:rsid w:val="1039D278"/>
    <w:rsid w:val="1054FB4D"/>
    <w:rsid w:val="10550965"/>
    <w:rsid w:val="1088B924"/>
    <w:rsid w:val="10C4EF2D"/>
    <w:rsid w:val="10F31025"/>
    <w:rsid w:val="1103A5EF"/>
    <w:rsid w:val="111C3FAD"/>
    <w:rsid w:val="118F7262"/>
    <w:rsid w:val="118FA775"/>
    <w:rsid w:val="11CC6A19"/>
    <w:rsid w:val="11FCCE90"/>
    <w:rsid w:val="121849D9"/>
    <w:rsid w:val="1242008A"/>
    <w:rsid w:val="125EA8E8"/>
    <w:rsid w:val="1269181D"/>
    <w:rsid w:val="127015B1"/>
    <w:rsid w:val="128873A9"/>
    <w:rsid w:val="128F5021"/>
    <w:rsid w:val="12A83A76"/>
    <w:rsid w:val="12E56405"/>
    <w:rsid w:val="12EBEEA8"/>
    <w:rsid w:val="1307C7C1"/>
    <w:rsid w:val="1319A544"/>
    <w:rsid w:val="131F6E79"/>
    <w:rsid w:val="134D5493"/>
    <w:rsid w:val="135B9C03"/>
    <w:rsid w:val="135BBCC6"/>
    <w:rsid w:val="13C71CF5"/>
    <w:rsid w:val="13F0781B"/>
    <w:rsid w:val="1416B1F1"/>
    <w:rsid w:val="1468D5CF"/>
    <w:rsid w:val="14A891E2"/>
    <w:rsid w:val="14E03AE2"/>
    <w:rsid w:val="14EACE73"/>
    <w:rsid w:val="14FD57D8"/>
    <w:rsid w:val="14FDA9ED"/>
    <w:rsid w:val="14FF9998"/>
    <w:rsid w:val="150F97A7"/>
    <w:rsid w:val="157DE003"/>
    <w:rsid w:val="15832D01"/>
    <w:rsid w:val="15877C48"/>
    <w:rsid w:val="15944E16"/>
    <w:rsid w:val="15A33676"/>
    <w:rsid w:val="15F305B7"/>
    <w:rsid w:val="15F4D6B7"/>
    <w:rsid w:val="160ADCA2"/>
    <w:rsid w:val="166BAE26"/>
    <w:rsid w:val="166D3C62"/>
    <w:rsid w:val="1671BDF1"/>
    <w:rsid w:val="169D8E07"/>
    <w:rsid w:val="16A47A56"/>
    <w:rsid w:val="16B0670D"/>
    <w:rsid w:val="16CE1BBE"/>
    <w:rsid w:val="16D54C0A"/>
    <w:rsid w:val="16DB918A"/>
    <w:rsid w:val="16DD5320"/>
    <w:rsid w:val="16F02EE0"/>
    <w:rsid w:val="1705A812"/>
    <w:rsid w:val="1742ED3E"/>
    <w:rsid w:val="1787116A"/>
    <w:rsid w:val="17987C15"/>
    <w:rsid w:val="179C4553"/>
    <w:rsid w:val="17C04A7B"/>
    <w:rsid w:val="17CC61C9"/>
    <w:rsid w:val="17E257C1"/>
    <w:rsid w:val="18039143"/>
    <w:rsid w:val="180EB04C"/>
    <w:rsid w:val="18871FC3"/>
    <w:rsid w:val="1898BAFD"/>
    <w:rsid w:val="18E03F44"/>
    <w:rsid w:val="18F0B660"/>
    <w:rsid w:val="190D269B"/>
    <w:rsid w:val="190ECDFF"/>
    <w:rsid w:val="1913E114"/>
    <w:rsid w:val="192C6666"/>
    <w:rsid w:val="192E71E5"/>
    <w:rsid w:val="19436BEE"/>
    <w:rsid w:val="195D8E33"/>
    <w:rsid w:val="1990F6B7"/>
    <w:rsid w:val="19E737AA"/>
    <w:rsid w:val="19EA95AA"/>
    <w:rsid w:val="1A22E46A"/>
    <w:rsid w:val="1A4B0FC0"/>
    <w:rsid w:val="1A657C59"/>
    <w:rsid w:val="1A8175D6"/>
    <w:rsid w:val="1A8F4BEF"/>
    <w:rsid w:val="1AAF2078"/>
    <w:rsid w:val="1AC03EA9"/>
    <w:rsid w:val="1AC241DB"/>
    <w:rsid w:val="1ACAE7DF"/>
    <w:rsid w:val="1AE7FB5D"/>
    <w:rsid w:val="1B3E0684"/>
    <w:rsid w:val="1B3E92C5"/>
    <w:rsid w:val="1B4B4DE2"/>
    <w:rsid w:val="1B864E64"/>
    <w:rsid w:val="1B93B88F"/>
    <w:rsid w:val="1BFA98D2"/>
    <w:rsid w:val="1BFE92C9"/>
    <w:rsid w:val="1C35ECC4"/>
    <w:rsid w:val="1C64CCB5"/>
    <w:rsid w:val="1C689434"/>
    <w:rsid w:val="1C97FB91"/>
    <w:rsid w:val="1CA714EA"/>
    <w:rsid w:val="1CCEAACA"/>
    <w:rsid w:val="1D0F0158"/>
    <w:rsid w:val="1D15F2D0"/>
    <w:rsid w:val="1D2C285A"/>
    <w:rsid w:val="1D2D307C"/>
    <w:rsid w:val="1D313F8F"/>
    <w:rsid w:val="1D4F38C6"/>
    <w:rsid w:val="1D608281"/>
    <w:rsid w:val="1D6340A3"/>
    <w:rsid w:val="1D642B29"/>
    <w:rsid w:val="1D886025"/>
    <w:rsid w:val="1D8C1893"/>
    <w:rsid w:val="1DA9E2D0"/>
    <w:rsid w:val="1DB16B10"/>
    <w:rsid w:val="1DD6E594"/>
    <w:rsid w:val="1DE297F5"/>
    <w:rsid w:val="1E3960B0"/>
    <w:rsid w:val="1E78BEC4"/>
    <w:rsid w:val="1E96EECA"/>
    <w:rsid w:val="1EBDEF26"/>
    <w:rsid w:val="1EDC9DB1"/>
    <w:rsid w:val="1EE57938"/>
    <w:rsid w:val="1F1B38F2"/>
    <w:rsid w:val="1F4BD65C"/>
    <w:rsid w:val="1F764619"/>
    <w:rsid w:val="1F7FE6FE"/>
    <w:rsid w:val="1F899A04"/>
    <w:rsid w:val="1FA0F76D"/>
    <w:rsid w:val="1FBF133C"/>
    <w:rsid w:val="1FC39B1C"/>
    <w:rsid w:val="1FC63A96"/>
    <w:rsid w:val="204C2C65"/>
    <w:rsid w:val="20519F65"/>
    <w:rsid w:val="207B0DBE"/>
    <w:rsid w:val="207F90CC"/>
    <w:rsid w:val="2084F4BB"/>
    <w:rsid w:val="208A978F"/>
    <w:rsid w:val="2092F1C9"/>
    <w:rsid w:val="20AE715C"/>
    <w:rsid w:val="20C1EED0"/>
    <w:rsid w:val="20D16F2E"/>
    <w:rsid w:val="20DA7F59"/>
    <w:rsid w:val="20FD41DD"/>
    <w:rsid w:val="2106266A"/>
    <w:rsid w:val="21A25AEE"/>
    <w:rsid w:val="21A49FE9"/>
    <w:rsid w:val="21B32452"/>
    <w:rsid w:val="21D66C59"/>
    <w:rsid w:val="21F46C32"/>
    <w:rsid w:val="220957F0"/>
    <w:rsid w:val="225A9EDA"/>
    <w:rsid w:val="22616E83"/>
    <w:rsid w:val="226D460A"/>
    <w:rsid w:val="2275093C"/>
    <w:rsid w:val="22A1E39D"/>
    <w:rsid w:val="22F244E7"/>
    <w:rsid w:val="22F76E97"/>
    <w:rsid w:val="2306DA9F"/>
    <w:rsid w:val="230F5F2B"/>
    <w:rsid w:val="2314AF31"/>
    <w:rsid w:val="231775F1"/>
    <w:rsid w:val="2328F78D"/>
    <w:rsid w:val="2374B6E4"/>
    <w:rsid w:val="237AD72B"/>
    <w:rsid w:val="23972DF7"/>
    <w:rsid w:val="239E72F0"/>
    <w:rsid w:val="23B4B12C"/>
    <w:rsid w:val="23C2158C"/>
    <w:rsid w:val="2404DEF2"/>
    <w:rsid w:val="2415FFE0"/>
    <w:rsid w:val="241ED777"/>
    <w:rsid w:val="24484BC2"/>
    <w:rsid w:val="246A5E48"/>
    <w:rsid w:val="246A9BB1"/>
    <w:rsid w:val="24AB9DAB"/>
    <w:rsid w:val="24D13CA2"/>
    <w:rsid w:val="24D3E08F"/>
    <w:rsid w:val="24D95527"/>
    <w:rsid w:val="24EC938C"/>
    <w:rsid w:val="24EFEF8D"/>
    <w:rsid w:val="2507D94A"/>
    <w:rsid w:val="250EE1E3"/>
    <w:rsid w:val="251EDAB5"/>
    <w:rsid w:val="251FED6C"/>
    <w:rsid w:val="252434BC"/>
    <w:rsid w:val="254E0346"/>
    <w:rsid w:val="2558B714"/>
    <w:rsid w:val="25809270"/>
    <w:rsid w:val="25B8DAF5"/>
    <w:rsid w:val="25FF5B66"/>
    <w:rsid w:val="260173E4"/>
    <w:rsid w:val="2609F5E2"/>
    <w:rsid w:val="260ABBF5"/>
    <w:rsid w:val="2672F81B"/>
    <w:rsid w:val="26837AB7"/>
    <w:rsid w:val="268BAB52"/>
    <w:rsid w:val="268F7115"/>
    <w:rsid w:val="26A7F436"/>
    <w:rsid w:val="26C0AC59"/>
    <w:rsid w:val="2701A346"/>
    <w:rsid w:val="273E17C7"/>
    <w:rsid w:val="27401544"/>
    <w:rsid w:val="27708211"/>
    <w:rsid w:val="27828232"/>
    <w:rsid w:val="27A1918A"/>
    <w:rsid w:val="27CD20F4"/>
    <w:rsid w:val="27E6CF3E"/>
    <w:rsid w:val="27F418FA"/>
    <w:rsid w:val="27F99811"/>
    <w:rsid w:val="2806BCED"/>
    <w:rsid w:val="28173B6C"/>
    <w:rsid w:val="285079BF"/>
    <w:rsid w:val="28656296"/>
    <w:rsid w:val="286F8D4D"/>
    <w:rsid w:val="2876B2CC"/>
    <w:rsid w:val="287D9C3A"/>
    <w:rsid w:val="2883CEA5"/>
    <w:rsid w:val="288856DF"/>
    <w:rsid w:val="28886EC9"/>
    <w:rsid w:val="2895A13A"/>
    <w:rsid w:val="28A6DFD2"/>
    <w:rsid w:val="28D44647"/>
    <w:rsid w:val="28EFD749"/>
    <w:rsid w:val="28F25E69"/>
    <w:rsid w:val="291CD118"/>
    <w:rsid w:val="29F33F1E"/>
    <w:rsid w:val="29FD4DDF"/>
    <w:rsid w:val="2A5BB36D"/>
    <w:rsid w:val="2A5F3C88"/>
    <w:rsid w:val="2A627CC2"/>
    <w:rsid w:val="2A703F0E"/>
    <w:rsid w:val="2A97C573"/>
    <w:rsid w:val="2AA1F755"/>
    <w:rsid w:val="2AAEBD39"/>
    <w:rsid w:val="2AE780A4"/>
    <w:rsid w:val="2AF926F9"/>
    <w:rsid w:val="2B0B0035"/>
    <w:rsid w:val="2B0BBF18"/>
    <w:rsid w:val="2B568E4D"/>
    <w:rsid w:val="2BC00DCC"/>
    <w:rsid w:val="2BCF5426"/>
    <w:rsid w:val="2BD0BBC3"/>
    <w:rsid w:val="2C2C8C83"/>
    <w:rsid w:val="2C98255F"/>
    <w:rsid w:val="2CD77058"/>
    <w:rsid w:val="2D1399F2"/>
    <w:rsid w:val="2D1CD0F3"/>
    <w:rsid w:val="2D2D7B93"/>
    <w:rsid w:val="2D315A36"/>
    <w:rsid w:val="2D3593AE"/>
    <w:rsid w:val="2D3D1FAF"/>
    <w:rsid w:val="2D523CEC"/>
    <w:rsid w:val="2DB6169A"/>
    <w:rsid w:val="2DC39585"/>
    <w:rsid w:val="2E039AC1"/>
    <w:rsid w:val="2E3267AB"/>
    <w:rsid w:val="2E33D9B9"/>
    <w:rsid w:val="2E455967"/>
    <w:rsid w:val="2E7447B9"/>
    <w:rsid w:val="2E797516"/>
    <w:rsid w:val="2E9B08ED"/>
    <w:rsid w:val="2ED10DAD"/>
    <w:rsid w:val="2F049C20"/>
    <w:rsid w:val="2F5DDB0C"/>
    <w:rsid w:val="2FE7DADF"/>
    <w:rsid w:val="2FFD3F57"/>
    <w:rsid w:val="3003F95B"/>
    <w:rsid w:val="30258EC7"/>
    <w:rsid w:val="30357F03"/>
    <w:rsid w:val="3042B496"/>
    <w:rsid w:val="306CA373"/>
    <w:rsid w:val="309F3865"/>
    <w:rsid w:val="309FB525"/>
    <w:rsid w:val="30B5F874"/>
    <w:rsid w:val="30C221BA"/>
    <w:rsid w:val="30F20FD8"/>
    <w:rsid w:val="311DA0A5"/>
    <w:rsid w:val="31360871"/>
    <w:rsid w:val="31754F24"/>
    <w:rsid w:val="31831CFD"/>
    <w:rsid w:val="318A63F8"/>
    <w:rsid w:val="319F10B8"/>
    <w:rsid w:val="31BA9356"/>
    <w:rsid w:val="31F08A17"/>
    <w:rsid w:val="3214A5ED"/>
    <w:rsid w:val="321DD8CF"/>
    <w:rsid w:val="327B8527"/>
    <w:rsid w:val="327CCE5F"/>
    <w:rsid w:val="328BA021"/>
    <w:rsid w:val="32A0C433"/>
    <w:rsid w:val="32E102BB"/>
    <w:rsid w:val="32EC9A1F"/>
    <w:rsid w:val="32EDFDC6"/>
    <w:rsid w:val="33129E5C"/>
    <w:rsid w:val="3334CD7F"/>
    <w:rsid w:val="3334D915"/>
    <w:rsid w:val="333FA4CD"/>
    <w:rsid w:val="33462588"/>
    <w:rsid w:val="336C9702"/>
    <w:rsid w:val="339CFC3F"/>
    <w:rsid w:val="33B4870A"/>
    <w:rsid w:val="33F52CF3"/>
    <w:rsid w:val="341FF270"/>
    <w:rsid w:val="3440D2C8"/>
    <w:rsid w:val="348E1412"/>
    <w:rsid w:val="3494953F"/>
    <w:rsid w:val="349CE46F"/>
    <w:rsid w:val="34E225BD"/>
    <w:rsid w:val="351564A5"/>
    <w:rsid w:val="3516F260"/>
    <w:rsid w:val="35232F11"/>
    <w:rsid w:val="3545F1D8"/>
    <w:rsid w:val="354ED1C5"/>
    <w:rsid w:val="355287E6"/>
    <w:rsid w:val="3578C261"/>
    <w:rsid w:val="35A04D66"/>
    <w:rsid w:val="35AA19C2"/>
    <w:rsid w:val="35C76989"/>
    <w:rsid w:val="35CE743D"/>
    <w:rsid w:val="35D42B50"/>
    <w:rsid w:val="35E556D3"/>
    <w:rsid w:val="362B01B1"/>
    <w:rsid w:val="363D5A65"/>
    <w:rsid w:val="36486F97"/>
    <w:rsid w:val="365C691E"/>
    <w:rsid w:val="3679A5DE"/>
    <w:rsid w:val="36DE1FB6"/>
    <w:rsid w:val="3721C1F0"/>
    <w:rsid w:val="373C7297"/>
    <w:rsid w:val="374CC939"/>
    <w:rsid w:val="375F9EA5"/>
    <w:rsid w:val="37748471"/>
    <w:rsid w:val="378616CC"/>
    <w:rsid w:val="378A576F"/>
    <w:rsid w:val="37901907"/>
    <w:rsid w:val="37A944E2"/>
    <w:rsid w:val="37C27C93"/>
    <w:rsid w:val="37CEAFE8"/>
    <w:rsid w:val="37D21155"/>
    <w:rsid w:val="37D69AB4"/>
    <w:rsid w:val="37D92E41"/>
    <w:rsid w:val="37E4A743"/>
    <w:rsid w:val="37F5170D"/>
    <w:rsid w:val="3803164A"/>
    <w:rsid w:val="3811584B"/>
    <w:rsid w:val="383D5455"/>
    <w:rsid w:val="386DE5D2"/>
    <w:rsid w:val="38F77515"/>
    <w:rsid w:val="38FD7AD1"/>
    <w:rsid w:val="38FE02F5"/>
    <w:rsid w:val="38FF7E5F"/>
    <w:rsid w:val="38FF9213"/>
    <w:rsid w:val="391F55E5"/>
    <w:rsid w:val="3937461D"/>
    <w:rsid w:val="393965F5"/>
    <w:rsid w:val="39C99B12"/>
    <w:rsid w:val="39C9A8D1"/>
    <w:rsid w:val="39E971A0"/>
    <w:rsid w:val="3A0611C2"/>
    <w:rsid w:val="3A0855DD"/>
    <w:rsid w:val="3A0B2B52"/>
    <w:rsid w:val="3A14446F"/>
    <w:rsid w:val="3A5EA866"/>
    <w:rsid w:val="3A7F78E7"/>
    <w:rsid w:val="3A897B78"/>
    <w:rsid w:val="3A909F52"/>
    <w:rsid w:val="3AA07196"/>
    <w:rsid w:val="3B2B3805"/>
    <w:rsid w:val="3B44712F"/>
    <w:rsid w:val="3B45EE42"/>
    <w:rsid w:val="3B4ECC54"/>
    <w:rsid w:val="3B50394C"/>
    <w:rsid w:val="3BB1B5B9"/>
    <w:rsid w:val="3BB51633"/>
    <w:rsid w:val="3C299C5C"/>
    <w:rsid w:val="3C2DE06C"/>
    <w:rsid w:val="3C542DA5"/>
    <w:rsid w:val="3CB63696"/>
    <w:rsid w:val="3CC7F7B6"/>
    <w:rsid w:val="3CEAAAA6"/>
    <w:rsid w:val="3D044900"/>
    <w:rsid w:val="3D62C160"/>
    <w:rsid w:val="3DAB3BA7"/>
    <w:rsid w:val="3E0AFCE3"/>
    <w:rsid w:val="3E7E0E4C"/>
    <w:rsid w:val="3E9D5697"/>
    <w:rsid w:val="3EA8F059"/>
    <w:rsid w:val="3F0C8BC1"/>
    <w:rsid w:val="3F1B274B"/>
    <w:rsid w:val="3F29B7C8"/>
    <w:rsid w:val="3FA751CE"/>
    <w:rsid w:val="3FB574CB"/>
    <w:rsid w:val="3FCEE397"/>
    <w:rsid w:val="400156E7"/>
    <w:rsid w:val="4010DEE2"/>
    <w:rsid w:val="401FB31C"/>
    <w:rsid w:val="40226395"/>
    <w:rsid w:val="402C0695"/>
    <w:rsid w:val="40836C07"/>
    <w:rsid w:val="40D06C27"/>
    <w:rsid w:val="41552F06"/>
    <w:rsid w:val="417105C1"/>
    <w:rsid w:val="41800179"/>
    <w:rsid w:val="41BF0F52"/>
    <w:rsid w:val="41D55C00"/>
    <w:rsid w:val="420BCF68"/>
    <w:rsid w:val="42170CD0"/>
    <w:rsid w:val="422A5956"/>
    <w:rsid w:val="424755B0"/>
    <w:rsid w:val="425600ED"/>
    <w:rsid w:val="426D01B9"/>
    <w:rsid w:val="427C5862"/>
    <w:rsid w:val="42A29969"/>
    <w:rsid w:val="42A62E89"/>
    <w:rsid w:val="42B40E28"/>
    <w:rsid w:val="42BA7CAB"/>
    <w:rsid w:val="42C2B906"/>
    <w:rsid w:val="42D3C9FE"/>
    <w:rsid w:val="42EF8EF1"/>
    <w:rsid w:val="43455E12"/>
    <w:rsid w:val="435FFA63"/>
    <w:rsid w:val="43806045"/>
    <w:rsid w:val="43893DFB"/>
    <w:rsid w:val="438DC1D2"/>
    <w:rsid w:val="4399E414"/>
    <w:rsid w:val="43D85C90"/>
    <w:rsid w:val="43EF054F"/>
    <w:rsid w:val="440A7B80"/>
    <w:rsid w:val="4418F849"/>
    <w:rsid w:val="441D0A53"/>
    <w:rsid w:val="44298714"/>
    <w:rsid w:val="44352D89"/>
    <w:rsid w:val="444AF930"/>
    <w:rsid w:val="444B4649"/>
    <w:rsid w:val="44A51850"/>
    <w:rsid w:val="44AB6881"/>
    <w:rsid w:val="44D683DA"/>
    <w:rsid w:val="44F095EC"/>
    <w:rsid w:val="453E1E30"/>
    <w:rsid w:val="458E7055"/>
    <w:rsid w:val="459F2F7B"/>
    <w:rsid w:val="45AA8813"/>
    <w:rsid w:val="45B7E7C8"/>
    <w:rsid w:val="45C4A71B"/>
    <w:rsid w:val="45EFD3B6"/>
    <w:rsid w:val="45F9737B"/>
    <w:rsid w:val="45FF37B1"/>
    <w:rsid w:val="4611D2C5"/>
    <w:rsid w:val="462C3DB0"/>
    <w:rsid w:val="462D200D"/>
    <w:rsid w:val="463945E6"/>
    <w:rsid w:val="46672EF7"/>
    <w:rsid w:val="468D57D4"/>
    <w:rsid w:val="46C02007"/>
    <w:rsid w:val="46E93801"/>
    <w:rsid w:val="46F2AD2F"/>
    <w:rsid w:val="4737097C"/>
    <w:rsid w:val="474D04FC"/>
    <w:rsid w:val="4756688E"/>
    <w:rsid w:val="4760EDEE"/>
    <w:rsid w:val="47677596"/>
    <w:rsid w:val="4780AEAA"/>
    <w:rsid w:val="478BFC0B"/>
    <w:rsid w:val="47A94557"/>
    <w:rsid w:val="47AAFEF0"/>
    <w:rsid w:val="47DABDAA"/>
    <w:rsid w:val="47E7FA41"/>
    <w:rsid w:val="48183DF5"/>
    <w:rsid w:val="483A606B"/>
    <w:rsid w:val="483F8D6C"/>
    <w:rsid w:val="4865FF29"/>
    <w:rsid w:val="4880E678"/>
    <w:rsid w:val="4887B75C"/>
    <w:rsid w:val="48A3CEBE"/>
    <w:rsid w:val="48AFBBD1"/>
    <w:rsid w:val="48DAFEC1"/>
    <w:rsid w:val="48E16B82"/>
    <w:rsid w:val="48F1DC6C"/>
    <w:rsid w:val="490671E1"/>
    <w:rsid w:val="4944A3E6"/>
    <w:rsid w:val="49674349"/>
    <w:rsid w:val="49BAF847"/>
    <w:rsid w:val="49C2E329"/>
    <w:rsid w:val="49D31399"/>
    <w:rsid w:val="4A2216AB"/>
    <w:rsid w:val="4A2E52D9"/>
    <w:rsid w:val="4A52274B"/>
    <w:rsid w:val="4A6EE413"/>
    <w:rsid w:val="4A6FCD04"/>
    <w:rsid w:val="4AA24B45"/>
    <w:rsid w:val="4AD1385E"/>
    <w:rsid w:val="4AEBE863"/>
    <w:rsid w:val="4AEE529A"/>
    <w:rsid w:val="4B1038C9"/>
    <w:rsid w:val="4B2C8854"/>
    <w:rsid w:val="4B317F1A"/>
    <w:rsid w:val="4B44DD8F"/>
    <w:rsid w:val="4B977B87"/>
    <w:rsid w:val="4BAC5A4C"/>
    <w:rsid w:val="4BB9585A"/>
    <w:rsid w:val="4BBD8A72"/>
    <w:rsid w:val="4BCFC60E"/>
    <w:rsid w:val="4BD49BBA"/>
    <w:rsid w:val="4BD73A3B"/>
    <w:rsid w:val="4BE5082B"/>
    <w:rsid w:val="4C0B4C45"/>
    <w:rsid w:val="4C196F88"/>
    <w:rsid w:val="4C5819DA"/>
    <w:rsid w:val="4C72D112"/>
    <w:rsid w:val="4C7BA271"/>
    <w:rsid w:val="4C9BF4AD"/>
    <w:rsid w:val="4CCCCE18"/>
    <w:rsid w:val="4D153733"/>
    <w:rsid w:val="4D26AB3D"/>
    <w:rsid w:val="4D32A9FF"/>
    <w:rsid w:val="4D374638"/>
    <w:rsid w:val="4D3E06D0"/>
    <w:rsid w:val="4D40A339"/>
    <w:rsid w:val="4D42D8E0"/>
    <w:rsid w:val="4D72D450"/>
    <w:rsid w:val="4D89E8D0"/>
    <w:rsid w:val="4DAACB40"/>
    <w:rsid w:val="4DBBFCB8"/>
    <w:rsid w:val="4DC1FF23"/>
    <w:rsid w:val="4E0B5B28"/>
    <w:rsid w:val="4E0C03CC"/>
    <w:rsid w:val="4E35C966"/>
    <w:rsid w:val="4E76DD3C"/>
    <w:rsid w:val="4E8DF771"/>
    <w:rsid w:val="4EA605CD"/>
    <w:rsid w:val="4ED52665"/>
    <w:rsid w:val="4ED8AE1D"/>
    <w:rsid w:val="4EEA89B7"/>
    <w:rsid w:val="4EEAB4FC"/>
    <w:rsid w:val="4F0B08D0"/>
    <w:rsid w:val="4F0B46A8"/>
    <w:rsid w:val="4FB49FDC"/>
    <w:rsid w:val="4FC634C2"/>
    <w:rsid w:val="4FEA7456"/>
    <w:rsid w:val="5038FD75"/>
    <w:rsid w:val="50418690"/>
    <w:rsid w:val="505086A8"/>
    <w:rsid w:val="5061E2E1"/>
    <w:rsid w:val="5090A00A"/>
    <w:rsid w:val="50C1E4C6"/>
    <w:rsid w:val="50C54A96"/>
    <w:rsid w:val="50F15274"/>
    <w:rsid w:val="510362AF"/>
    <w:rsid w:val="51080FFB"/>
    <w:rsid w:val="512C65FD"/>
    <w:rsid w:val="51428171"/>
    <w:rsid w:val="5184C9A9"/>
    <w:rsid w:val="51A45119"/>
    <w:rsid w:val="5206B6D3"/>
    <w:rsid w:val="524D833B"/>
    <w:rsid w:val="5273D435"/>
    <w:rsid w:val="52A62514"/>
    <w:rsid w:val="52A7639B"/>
    <w:rsid w:val="52AF9AE1"/>
    <w:rsid w:val="52CBFD54"/>
    <w:rsid w:val="52ECC1EB"/>
    <w:rsid w:val="5364305A"/>
    <w:rsid w:val="538BDD34"/>
    <w:rsid w:val="53981A04"/>
    <w:rsid w:val="53BB7E95"/>
    <w:rsid w:val="53D68FC6"/>
    <w:rsid w:val="53D820FF"/>
    <w:rsid w:val="53DF4D98"/>
    <w:rsid w:val="53F3F17F"/>
    <w:rsid w:val="541924B8"/>
    <w:rsid w:val="5422ED7A"/>
    <w:rsid w:val="54898FA1"/>
    <w:rsid w:val="54B4C7A0"/>
    <w:rsid w:val="54C2B2CF"/>
    <w:rsid w:val="54D911CE"/>
    <w:rsid w:val="552B6C3E"/>
    <w:rsid w:val="5558154C"/>
    <w:rsid w:val="556CC0D1"/>
    <w:rsid w:val="55A3F332"/>
    <w:rsid w:val="55B57705"/>
    <w:rsid w:val="5634C19F"/>
    <w:rsid w:val="565C9D84"/>
    <w:rsid w:val="56684994"/>
    <w:rsid w:val="56AF4871"/>
    <w:rsid w:val="5716010C"/>
    <w:rsid w:val="5733C41B"/>
    <w:rsid w:val="573D3A15"/>
    <w:rsid w:val="5744B36E"/>
    <w:rsid w:val="5752E942"/>
    <w:rsid w:val="57AD1EE1"/>
    <w:rsid w:val="57D35471"/>
    <w:rsid w:val="58001BA4"/>
    <w:rsid w:val="580E70D3"/>
    <w:rsid w:val="587303FA"/>
    <w:rsid w:val="58836117"/>
    <w:rsid w:val="5897CE93"/>
    <w:rsid w:val="58B5E69C"/>
    <w:rsid w:val="5901FF92"/>
    <w:rsid w:val="59434273"/>
    <w:rsid w:val="5951EE5D"/>
    <w:rsid w:val="59788903"/>
    <w:rsid w:val="59977B9F"/>
    <w:rsid w:val="599F5F3D"/>
    <w:rsid w:val="59D2F5EA"/>
    <w:rsid w:val="59ED1E83"/>
    <w:rsid w:val="59F632E6"/>
    <w:rsid w:val="59FCC5C3"/>
    <w:rsid w:val="5A185F71"/>
    <w:rsid w:val="5A1F614C"/>
    <w:rsid w:val="5A3EB06B"/>
    <w:rsid w:val="5A8E33CE"/>
    <w:rsid w:val="5A92A7CE"/>
    <w:rsid w:val="5A92AA29"/>
    <w:rsid w:val="5A92AE03"/>
    <w:rsid w:val="5B1F6C27"/>
    <w:rsid w:val="5B3EC9D4"/>
    <w:rsid w:val="5B4FB35C"/>
    <w:rsid w:val="5B5CB693"/>
    <w:rsid w:val="5B68A00C"/>
    <w:rsid w:val="5B8047C0"/>
    <w:rsid w:val="5B9ADBBE"/>
    <w:rsid w:val="5B9E3E53"/>
    <w:rsid w:val="5BBC1EBB"/>
    <w:rsid w:val="5C0716A7"/>
    <w:rsid w:val="5C46B782"/>
    <w:rsid w:val="5C8DB484"/>
    <w:rsid w:val="5CA79410"/>
    <w:rsid w:val="5CC20D6D"/>
    <w:rsid w:val="5D95F0E3"/>
    <w:rsid w:val="5DAFFB9A"/>
    <w:rsid w:val="5DD84F86"/>
    <w:rsid w:val="5DEF03EE"/>
    <w:rsid w:val="5E0B5066"/>
    <w:rsid w:val="5E103DFC"/>
    <w:rsid w:val="5E17845A"/>
    <w:rsid w:val="5E1DB610"/>
    <w:rsid w:val="5E5086C0"/>
    <w:rsid w:val="5E65D3D1"/>
    <w:rsid w:val="5E6E3DE8"/>
    <w:rsid w:val="5F459DDF"/>
    <w:rsid w:val="5F4E6785"/>
    <w:rsid w:val="5F535386"/>
    <w:rsid w:val="5F593A57"/>
    <w:rsid w:val="5F893A27"/>
    <w:rsid w:val="5F90663A"/>
    <w:rsid w:val="5FAEF366"/>
    <w:rsid w:val="5FB17E33"/>
    <w:rsid w:val="5FC88943"/>
    <w:rsid w:val="5FCEB220"/>
    <w:rsid w:val="5FE68F0E"/>
    <w:rsid w:val="5FEDF34E"/>
    <w:rsid w:val="5FFF9A42"/>
    <w:rsid w:val="6028BD9A"/>
    <w:rsid w:val="602E6BE8"/>
    <w:rsid w:val="6049A831"/>
    <w:rsid w:val="6060BB64"/>
    <w:rsid w:val="60851692"/>
    <w:rsid w:val="60955E0F"/>
    <w:rsid w:val="60956F7E"/>
    <w:rsid w:val="60AD5CD5"/>
    <w:rsid w:val="60C76D84"/>
    <w:rsid w:val="60E0C9D2"/>
    <w:rsid w:val="6104D519"/>
    <w:rsid w:val="6131403B"/>
    <w:rsid w:val="614433E5"/>
    <w:rsid w:val="614CDFC5"/>
    <w:rsid w:val="6183AA82"/>
    <w:rsid w:val="6185A739"/>
    <w:rsid w:val="6197A109"/>
    <w:rsid w:val="61D81421"/>
    <w:rsid w:val="61FF7D54"/>
    <w:rsid w:val="6201CE2B"/>
    <w:rsid w:val="6239BCE4"/>
    <w:rsid w:val="624FA4EB"/>
    <w:rsid w:val="62551A49"/>
    <w:rsid w:val="625B0686"/>
    <w:rsid w:val="62685BB9"/>
    <w:rsid w:val="626E5BF3"/>
    <w:rsid w:val="62717F87"/>
    <w:rsid w:val="62817CB9"/>
    <w:rsid w:val="629AA695"/>
    <w:rsid w:val="62ACDB43"/>
    <w:rsid w:val="62C187ED"/>
    <w:rsid w:val="62E621D3"/>
    <w:rsid w:val="62FE8F97"/>
    <w:rsid w:val="62FF1BD8"/>
    <w:rsid w:val="6339B151"/>
    <w:rsid w:val="634EA2D5"/>
    <w:rsid w:val="636F15F0"/>
    <w:rsid w:val="63B7608A"/>
    <w:rsid w:val="63BD4F98"/>
    <w:rsid w:val="63C4FC2F"/>
    <w:rsid w:val="63E0474B"/>
    <w:rsid w:val="63E084B4"/>
    <w:rsid w:val="644880FC"/>
    <w:rsid w:val="6475BD7C"/>
    <w:rsid w:val="64869FD6"/>
    <w:rsid w:val="64FD2C74"/>
    <w:rsid w:val="65169D15"/>
    <w:rsid w:val="65470983"/>
    <w:rsid w:val="65816B78"/>
    <w:rsid w:val="658F16B4"/>
    <w:rsid w:val="65AF16B1"/>
    <w:rsid w:val="65BA6A90"/>
    <w:rsid w:val="65F96833"/>
    <w:rsid w:val="66091A64"/>
    <w:rsid w:val="661D01DD"/>
    <w:rsid w:val="6628A478"/>
    <w:rsid w:val="6645F58E"/>
    <w:rsid w:val="664AC073"/>
    <w:rsid w:val="667D9F14"/>
    <w:rsid w:val="66808136"/>
    <w:rsid w:val="66965D6F"/>
    <w:rsid w:val="66B359FB"/>
    <w:rsid w:val="66D9AB3B"/>
    <w:rsid w:val="66F58372"/>
    <w:rsid w:val="670B8C7F"/>
    <w:rsid w:val="670F91C3"/>
    <w:rsid w:val="6728E31D"/>
    <w:rsid w:val="6736A332"/>
    <w:rsid w:val="6774149B"/>
    <w:rsid w:val="677CC66D"/>
    <w:rsid w:val="678BA8A9"/>
    <w:rsid w:val="678DD613"/>
    <w:rsid w:val="67A55F89"/>
    <w:rsid w:val="67D83B49"/>
    <w:rsid w:val="67E79073"/>
    <w:rsid w:val="6800F25D"/>
    <w:rsid w:val="68199802"/>
    <w:rsid w:val="683B4C72"/>
    <w:rsid w:val="683BA777"/>
    <w:rsid w:val="68488F43"/>
    <w:rsid w:val="68713714"/>
    <w:rsid w:val="6884A725"/>
    <w:rsid w:val="68AA168E"/>
    <w:rsid w:val="68B50F09"/>
    <w:rsid w:val="68B9BDCE"/>
    <w:rsid w:val="68D09461"/>
    <w:rsid w:val="68D776CB"/>
    <w:rsid w:val="68F92DC3"/>
    <w:rsid w:val="68FE8BA7"/>
    <w:rsid w:val="692271E4"/>
    <w:rsid w:val="6942C003"/>
    <w:rsid w:val="69488777"/>
    <w:rsid w:val="69511410"/>
    <w:rsid w:val="69990DFD"/>
    <w:rsid w:val="6A1CE520"/>
    <w:rsid w:val="6A5A2A8F"/>
    <w:rsid w:val="6A5C87D0"/>
    <w:rsid w:val="6A5F8C20"/>
    <w:rsid w:val="6A639307"/>
    <w:rsid w:val="6A64D783"/>
    <w:rsid w:val="6A7789AA"/>
    <w:rsid w:val="6A8EC581"/>
    <w:rsid w:val="6A9CA7AD"/>
    <w:rsid w:val="6AA2D02E"/>
    <w:rsid w:val="6AEAD1EB"/>
    <w:rsid w:val="6B2B4C01"/>
    <w:rsid w:val="6B3CD1D9"/>
    <w:rsid w:val="6B4F3241"/>
    <w:rsid w:val="6B8104D0"/>
    <w:rsid w:val="6BAEC581"/>
    <w:rsid w:val="6BE77EAD"/>
    <w:rsid w:val="6C082D9C"/>
    <w:rsid w:val="6C0DA02A"/>
    <w:rsid w:val="6C220192"/>
    <w:rsid w:val="6C435129"/>
    <w:rsid w:val="6C4D3A5A"/>
    <w:rsid w:val="6C5253D4"/>
    <w:rsid w:val="6C717B16"/>
    <w:rsid w:val="6C77DBAA"/>
    <w:rsid w:val="6C8074C6"/>
    <w:rsid w:val="6C81738C"/>
    <w:rsid w:val="6CA30155"/>
    <w:rsid w:val="6CDC1C33"/>
    <w:rsid w:val="6CEB4468"/>
    <w:rsid w:val="6CF06A0F"/>
    <w:rsid w:val="6CF42296"/>
    <w:rsid w:val="6D11D962"/>
    <w:rsid w:val="6D153DF9"/>
    <w:rsid w:val="6D1D37D6"/>
    <w:rsid w:val="6D2CF029"/>
    <w:rsid w:val="6D4236BF"/>
    <w:rsid w:val="6D6599D7"/>
    <w:rsid w:val="6D8B12F3"/>
    <w:rsid w:val="6DE882DD"/>
    <w:rsid w:val="6DEDBE93"/>
    <w:rsid w:val="6DF972F9"/>
    <w:rsid w:val="6E34524E"/>
    <w:rsid w:val="6E64AB8B"/>
    <w:rsid w:val="6E721124"/>
    <w:rsid w:val="6E87540D"/>
    <w:rsid w:val="6ECC8390"/>
    <w:rsid w:val="6EF0D237"/>
    <w:rsid w:val="6EF17123"/>
    <w:rsid w:val="6EF93D8A"/>
    <w:rsid w:val="6F094F52"/>
    <w:rsid w:val="6F0E34A9"/>
    <w:rsid w:val="6F2865BF"/>
    <w:rsid w:val="6F8255BB"/>
    <w:rsid w:val="6FB29C7D"/>
    <w:rsid w:val="6FC5AA02"/>
    <w:rsid w:val="6FD1000D"/>
    <w:rsid w:val="6FFFB95F"/>
    <w:rsid w:val="702E5B48"/>
    <w:rsid w:val="704F51CB"/>
    <w:rsid w:val="7079FCA4"/>
    <w:rsid w:val="707BE42B"/>
    <w:rsid w:val="7097DFC6"/>
    <w:rsid w:val="70982A25"/>
    <w:rsid w:val="709DDEC1"/>
    <w:rsid w:val="70A3C427"/>
    <w:rsid w:val="710869F9"/>
    <w:rsid w:val="711064DF"/>
    <w:rsid w:val="71218048"/>
    <w:rsid w:val="712E8246"/>
    <w:rsid w:val="712E8405"/>
    <w:rsid w:val="714692FE"/>
    <w:rsid w:val="71920A78"/>
    <w:rsid w:val="71C1E8FF"/>
    <w:rsid w:val="71E4A5D1"/>
    <w:rsid w:val="71F0DF8B"/>
    <w:rsid w:val="71F4BA7B"/>
    <w:rsid w:val="7210E768"/>
    <w:rsid w:val="7266E8BE"/>
    <w:rsid w:val="727914C0"/>
    <w:rsid w:val="7280D286"/>
    <w:rsid w:val="728F871F"/>
    <w:rsid w:val="72969EC9"/>
    <w:rsid w:val="72EE7D0B"/>
    <w:rsid w:val="7303D957"/>
    <w:rsid w:val="730429AB"/>
    <w:rsid w:val="730EC655"/>
    <w:rsid w:val="731A7DE5"/>
    <w:rsid w:val="733E1A5A"/>
    <w:rsid w:val="736CCA77"/>
    <w:rsid w:val="739FDE5B"/>
    <w:rsid w:val="73A2D39D"/>
    <w:rsid w:val="73A54624"/>
    <w:rsid w:val="73AF3A30"/>
    <w:rsid w:val="73C17490"/>
    <w:rsid w:val="73CA157F"/>
    <w:rsid w:val="7428F2F8"/>
    <w:rsid w:val="748364DE"/>
    <w:rsid w:val="748A14A3"/>
    <w:rsid w:val="74A4FBB2"/>
    <w:rsid w:val="74B51908"/>
    <w:rsid w:val="74E5FB0B"/>
    <w:rsid w:val="752C8A1B"/>
    <w:rsid w:val="7553B5A8"/>
    <w:rsid w:val="758BD6EF"/>
    <w:rsid w:val="75CEAB4C"/>
    <w:rsid w:val="75DA4C41"/>
    <w:rsid w:val="75E89936"/>
    <w:rsid w:val="762A9611"/>
    <w:rsid w:val="76505D84"/>
    <w:rsid w:val="7657FE18"/>
    <w:rsid w:val="76B30F5C"/>
    <w:rsid w:val="76C19DD7"/>
    <w:rsid w:val="76C229BC"/>
    <w:rsid w:val="76CFC7AB"/>
    <w:rsid w:val="76D0D9AF"/>
    <w:rsid w:val="76D3D569"/>
    <w:rsid w:val="76E4D793"/>
    <w:rsid w:val="76F145F6"/>
    <w:rsid w:val="7710A6D8"/>
    <w:rsid w:val="772A24F8"/>
    <w:rsid w:val="772D4865"/>
    <w:rsid w:val="77627BB1"/>
    <w:rsid w:val="776815BF"/>
    <w:rsid w:val="777D2339"/>
    <w:rsid w:val="77B87C65"/>
    <w:rsid w:val="77FD8DF8"/>
    <w:rsid w:val="7813C5B9"/>
    <w:rsid w:val="782CB6B0"/>
    <w:rsid w:val="783058B0"/>
    <w:rsid w:val="783C483D"/>
    <w:rsid w:val="78463F14"/>
    <w:rsid w:val="785CCE6A"/>
    <w:rsid w:val="78A959B0"/>
    <w:rsid w:val="78D08F3B"/>
    <w:rsid w:val="78EEEE92"/>
    <w:rsid w:val="79047235"/>
    <w:rsid w:val="79069DC7"/>
    <w:rsid w:val="79216172"/>
    <w:rsid w:val="792F51B4"/>
    <w:rsid w:val="7935A84F"/>
    <w:rsid w:val="7963D141"/>
    <w:rsid w:val="797144DC"/>
    <w:rsid w:val="79876E3C"/>
    <w:rsid w:val="7999C234"/>
    <w:rsid w:val="79B1B9B3"/>
    <w:rsid w:val="79BE0118"/>
    <w:rsid w:val="79C6C082"/>
    <w:rsid w:val="79C949D3"/>
    <w:rsid w:val="79C9D800"/>
    <w:rsid w:val="79CAC5AD"/>
    <w:rsid w:val="79E894BF"/>
    <w:rsid w:val="7A310992"/>
    <w:rsid w:val="7A38F45E"/>
    <w:rsid w:val="7A40A6BD"/>
    <w:rsid w:val="7A55D8A7"/>
    <w:rsid w:val="7A5F5389"/>
    <w:rsid w:val="7AB231E7"/>
    <w:rsid w:val="7ADEA586"/>
    <w:rsid w:val="7AE38839"/>
    <w:rsid w:val="7B1DB6DD"/>
    <w:rsid w:val="7B4456AF"/>
    <w:rsid w:val="7B481BD0"/>
    <w:rsid w:val="7C3099F8"/>
    <w:rsid w:val="7C321C7C"/>
    <w:rsid w:val="7C40D493"/>
    <w:rsid w:val="7C42C1DD"/>
    <w:rsid w:val="7C5F9216"/>
    <w:rsid w:val="7C627143"/>
    <w:rsid w:val="7CA3A513"/>
    <w:rsid w:val="7CD671D5"/>
    <w:rsid w:val="7CDE429F"/>
    <w:rsid w:val="7CDE66F6"/>
    <w:rsid w:val="7CFDF17C"/>
    <w:rsid w:val="7D1A48E5"/>
    <w:rsid w:val="7D29A434"/>
    <w:rsid w:val="7D29D825"/>
    <w:rsid w:val="7D2F9F58"/>
    <w:rsid w:val="7D473323"/>
    <w:rsid w:val="7D808BD7"/>
    <w:rsid w:val="7D80CD5D"/>
    <w:rsid w:val="7DBDB986"/>
    <w:rsid w:val="7DC153E6"/>
    <w:rsid w:val="7E0A3317"/>
    <w:rsid w:val="7E2A5DAB"/>
    <w:rsid w:val="7E3C3F91"/>
    <w:rsid w:val="7E49CFB9"/>
    <w:rsid w:val="7E61A33A"/>
    <w:rsid w:val="7ECB5313"/>
    <w:rsid w:val="7F37ECB1"/>
    <w:rsid w:val="7F42EE2F"/>
    <w:rsid w:val="7F560EFB"/>
    <w:rsid w:val="7F5B2A4A"/>
    <w:rsid w:val="7FBDB22A"/>
    <w:rsid w:val="7FCCA806"/>
    <w:rsid w:val="7FD3F023"/>
    <w:rsid w:val="7FEDB3B9"/>
    <w:rsid w:val="7FF27099"/>
    <w:rsid w:val="7FFC16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D934C"/>
  <w15:docId w15:val="{F260802C-0A56-4EC4-BFA9-439CE0CD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uiPriority w:val="1"/>
    <w:qFormat/>
    <w:rPr>
      <w:rFonts w:ascii="Times New Roman" w:hAnsi="Times New Roman" w:eastAsia="Times New Roman" w:cs="Times New Roman"/>
      <w:lang w:bidi="en-US"/>
    </w:rPr>
  </w:style>
  <w:style w:type="paragraph" w:styleId="Ttulo1">
    <w:name w:val="heading 1"/>
    <w:basedOn w:val="Normal"/>
    <w:uiPriority w:val="1"/>
    <w:qFormat/>
    <w:rsid w:val="00D03AF6"/>
    <w:pPr>
      <w:numPr>
        <w:numId w:val="14"/>
      </w:numPr>
      <w:spacing w:line="360" w:lineRule="auto"/>
      <w:outlineLvl w:val="0"/>
    </w:pPr>
    <w:rPr>
      <w:b/>
      <w:bCs/>
      <w:caps/>
      <w:sz w:val="24"/>
      <w:szCs w:val="32"/>
    </w:rPr>
  </w:style>
  <w:style w:type="paragraph" w:styleId="Ttulo2">
    <w:name w:val="heading 2"/>
    <w:basedOn w:val="Normal"/>
    <w:uiPriority w:val="1"/>
    <w:qFormat/>
    <w:rsid w:val="008E1AAA"/>
    <w:pPr>
      <w:numPr>
        <w:ilvl w:val="1"/>
        <w:numId w:val="14"/>
      </w:numPr>
      <w:spacing w:line="360" w:lineRule="auto"/>
      <w:outlineLvl w:val="1"/>
    </w:pPr>
    <w:rPr>
      <w:bCs/>
      <w:caps/>
      <w:sz w:val="24"/>
      <w:szCs w:val="24"/>
    </w:rPr>
  </w:style>
  <w:style w:type="paragraph" w:styleId="Ttulo3">
    <w:name w:val="heading 3"/>
    <w:basedOn w:val="Normal"/>
    <w:next w:val="Normal"/>
    <w:link w:val="Ttulo3Char"/>
    <w:uiPriority w:val="9"/>
    <w:semiHidden/>
    <w:unhideWhenUsed/>
    <w:qFormat/>
    <w:rsid w:val="00067C35"/>
    <w:pPr>
      <w:keepNext/>
      <w:keepLines/>
      <w:numPr>
        <w:ilvl w:val="2"/>
        <w:numId w:val="14"/>
      </w:numPr>
      <w:spacing w:before="40"/>
      <w:outlineLvl w:val="2"/>
    </w:pPr>
    <w:rPr>
      <w:rFonts w:asciiTheme="majorHAnsi" w:hAnsiTheme="majorHAnsi" w:eastAsiaTheme="majorEastAsia"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067C35"/>
    <w:pPr>
      <w:keepNext/>
      <w:keepLines/>
      <w:numPr>
        <w:ilvl w:val="3"/>
        <w:numId w:val="14"/>
      </w:numPr>
      <w:spacing w:before="40"/>
      <w:outlineLvl w:val="3"/>
    </w:pPr>
    <w:rPr>
      <w:rFonts w:asciiTheme="majorHAnsi" w:hAnsiTheme="majorHAnsi" w:eastAsiaTheme="majorEastAsia" w:cstheme="majorBidi"/>
      <w:i/>
      <w:iCs/>
      <w:color w:val="365F91" w:themeColor="accent1" w:themeShade="BF"/>
    </w:rPr>
  </w:style>
  <w:style w:type="paragraph" w:styleId="Ttulo5">
    <w:name w:val="heading 5"/>
    <w:basedOn w:val="Normal"/>
    <w:next w:val="Normal"/>
    <w:link w:val="Ttulo5Char"/>
    <w:uiPriority w:val="9"/>
    <w:semiHidden/>
    <w:unhideWhenUsed/>
    <w:qFormat/>
    <w:rsid w:val="00067C35"/>
    <w:pPr>
      <w:keepNext/>
      <w:keepLines/>
      <w:numPr>
        <w:ilvl w:val="4"/>
        <w:numId w:val="14"/>
      </w:numPr>
      <w:spacing w:before="40"/>
      <w:outlineLvl w:val="4"/>
    </w:pPr>
    <w:rPr>
      <w:rFonts w:asciiTheme="majorHAnsi" w:hAnsiTheme="majorHAnsi" w:eastAsiaTheme="majorEastAsia" w:cstheme="majorBidi"/>
      <w:color w:val="365F91" w:themeColor="accent1" w:themeShade="BF"/>
    </w:rPr>
  </w:style>
  <w:style w:type="paragraph" w:styleId="Ttulo6">
    <w:name w:val="heading 6"/>
    <w:basedOn w:val="Normal"/>
    <w:next w:val="Normal"/>
    <w:link w:val="Ttulo6Char"/>
    <w:uiPriority w:val="9"/>
    <w:semiHidden/>
    <w:unhideWhenUsed/>
    <w:qFormat/>
    <w:rsid w:val="00067C35"/>
    <w:pPr>
      <w:keepNext/>
      <w:keepLines/>
      <w:numPr>
        <w:ilvl w:val="5"/>
        <w:numId w:val="14"/>
      </w:numPr>
      <w:spacing w:before="40"/>
      <w:outlineLvl w:val="5"/>
    </w:pPr>
    <w:rPr>
      <w:rFonts w:asciiTheme="majorHAnsi" w:hAnsiTheme="majorHAnsi" w:eastAsiaTheme="majorEastAsia" w:cstheme="majorBidi"/>
      <w:color w:val="243F60" w:themeColor="accent1" w:themeShade="7F"/>
    </w:rPr>
  </w:style>
  <w:style w:type="paragraph" w:styleId="Ttulo7">
    <w:name w:val="heading 7"/>
    <w:basedOn w:val="Normal"/>
    <w:next w:val="Normal"/>
    <w:link w:val="Ttulo7Char"/>
    <w:uiPriority w:val="9"/>
    <w:semiHidden/>
    <w:unhideWhenUsed/>
    <w:qFormat/>
    <w:rsid w:val="00067C35"/>
    <w:pPr>
      <w:keepNext/>
      <w:keepLines/>
      <w:numPr>
        <w:ilvl w:val="6"/>
        <w:numId w:val="14"/>
      </w:numPr>
      <w:spacing w:before="40"/>
      <w:outlineLvl w:val="6"/>
    </w:pPr>
    <w:rPr>
      <w:rFonts w:asciiTheme="majorHAnsi" w:hAnsiTheme="majorHAnsi" w:eastAsiaTheme="majorEastAsia" w:cstheme="majorBidi"/>
      <w:i/>
      <w:iCs/>
      <w:color w:val="243F60" w:themeColor="accent1" w:themeShade="7F"/>
    </w:rPr>
  </w:style>
  <w:style w:type="paragraph" w:styleId="Ttulo8">
    <w:name w:val="heading 8"/>
    <w:basedOn w:val="Normal"/>
    <w:next w:val="Normal"/>
    <w:link w:val="Ttulo8Char"/>
    <w:uiPriority w:val="9"/>
    <w:semiHidden/>
    <w:unhideWhenUsed/>
    <w:qFormat/>
    <w:rsid w:val="00067C35"/>
    <w:pPr>
      <w:keepNext/>
      <w:keepLines/>
      <w:numPr>
        <w:ilvl w:val="7"/>
        <w:numId w:val="14"/>
      </w:numPr>
      <w:spacing w:before="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67C35"/>
    <w:pPr>
      <w:keepNext/>
      <w:keepLines/>
      <w:numPr>
        <w:ilvl w:val="8"/>
        <w:numId w:val="14"/>
      </w:numPr>
      <w:spacing w:before="40"/>
      <w:outlineLvl w:val="8"/>
    </w:pPr>
    <w:rPr>
      <w:rFonts w:asciiTheme="majorHAnsi" w:hAnsiTheme="majorHAnsi" w:eastAsiaTheme="majorEastAsia" w:cstheme="majorBidi"/>
      <w:i/>
      <w:iCs/>
      <w:color w:val="272727" w:themeColor="text1" w:themeTint="D8"/>
      <w:sz w:val="21"/>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BD568A"/>
    <w:pPr>
      <w:spacing w:line="360" w:lineRule="auto"/>
      <w:ind w:firstLine="567"/>
      <w:jc w:val="both"/>
    </w:pPr>
    <w:rPr>
      <w:sz w:val="24"/>
      <w:szCs w:val="24"/>
    </w:rPr>
  </w:style>
  <w:style w:type="paragraph" w:styleId="PargrafodaLista">
    <w:name w:val="List Paragraph"/>
    <w:basedOn w:val="Normal"/>
    <w:uiPriority w:val="1"/>
    <w:qFormat/>
    <w:rsid w:val="00542AD1"/>
    <w:pPr>
      <w:spacing w:line="360" w:lineRule="auto"/>
      <w:ind w:left="952" w:hanging="357"/>
    </w:pPr>
  </w:style>
  <w:style w:type="paragraph" w:styleId="TableParagraph" w:customStyle="1">
    <w:name w:val="Table Paragraph"/>
    <w:basedOn w:val="Normal"/>
    <w:uiPriority w:val="1"/>
    <w:qFormat/>
    <w:pPr>
      <w:spacing w:before="138"/>
      <w:ind w:left="100"/>
    </w:pPr>
  </w:style>
  <w:style w:type="paragraph" w:styleId="Cabealho">
    <w:name w:val="header"/>
    <w:basedOn w:val="Normal"/>
    <w:link w:val="CabealhoChar"/>
    <w:uiPriority w:val="99"/>
    <w:unhideWhenUsed/>
    <w:rsid w:val="00932B8E"/>
    <w:pPr>
      <w:tabs>
        <w:tab w:val="center" w:pos="4252"/>
        <w:tab w:val="right" w:pos="8504"/>
      </w:tabs>
    </w:pPr>
  </w:style>
  <w:style w:type="character" w:styleId="CabealhoChar" w:customStyle="1">
    <w:name w:val="Cabeçalho Char"/>
    <w:basedOn w:val="Fontepargpadro"/>
    <w:link w:val="Cabealho"/>
    <w:uiPriority w:val="99"/>
    <w:rsid w:val="00932B8E"/>
    <w:rPr>
      <w:rFonts w:ascii="Times New Roman" w:hAnsi="Times New Roman" w:eastAsia="Times New Roman" w:cs="Times New Roman"/>
      <w:lang w:bidi="en-US"/>
    </w:rPr>
  </w:style>
  <w:style w:type="paragraph" w:styleId="Rodap">
    <w:name w:val="footer"/>
    <w:basedOn w:val="Normal"/>
    <w:link w:val="RodapChar"/>
    <w:uiPriority w:val="99"/>
    <w:unhideWhenUsed/>
    <w:rsid w:val="00932B8E"/>
    <w:pPr>
      <w:tabs>
        <w:tab w:val="center" w:pos="4252"/>
        <w:tab w:val="right" w:pos="8504"/>
      </w:tabs>
    </w:pPr>
  </w:style>
  <w:style w:type="character" w:styleId="RodapChar" w:customStyle="1">
    <w:name w:val="Rodapé Char"/>
    <w:basedOn w:val="Fontepargpadro"/>
    <w:link w:val="Rodap"/>
    <w:uiPriority w:val="99"/>
    <w:rsid w:val="00932B8E"/>
    <w:rPr>
      <w:rFonts w:ascii="Times New Roman" w:hAnsi="Times New Roman" w:eastAsia="Times New Roman" w:cs="Times New Roman"/>
      <w:lang w:bidi="en-US"/>
    </w:rPr>
  </w:style>
  <w:style w:type="character" w:styleId="Ttulo3Char" w:customStyle="1">
    <w:name w:val="Título 3 Char"/>
    <w:basedOn w:val="Fontepargpadro"/>
    <w:link w:val="Ttulo3"/>
    <w:uiPriority w:val="9"/>
    <w:semiHidden/>
    <w:rsid w:val="00067C35"/>
    <w:rPr>
      <w:rFonts w:asciiTheme="majorHAnsi" w:hAnsiTheme="majorHAnsi" w:eastAsiaTheme="majorEastAsia" w:cstheme="majorBidi"/>
      <w:color w:val="243F60" w:themeColor="accent1" w:themeShade="7F"/>
      <w:sz w:val="24"/>
      <w:szCs w:val="24"/>
      <w:lang w:bidi="en-US"/>
    </w:rPr>
  </w:style>
  <w:style w:type="character" w:styleId="Ttulo4Char" w:customStyle="1">
    <w:name w:val="Título 4 Char"/>
    <w:basedOn w:val="Fontepargpadro"/>
    <w:link w:val="Ttulo4"/>
    <w:uiPriority w:val="9"/>
    <w:semiHidden/>
    <w:rsid w:val="00067C35"/>
    <w:rPr>
      <w:rFonts w:asciiTheme="majorHAnsi" w:hAnsiTheme="majorHAnsi" w:eastAsiaTheme="majorEastAsia" w:cstheme="majorBidi"/>
      <w:i/>
      <w:iCs/>
      <w:color w:val="365F91" w:themeColor="accent1" w:themeShade="BF"/>
      <w:lang w:bidi="en-US"/>
    </w:rPr>
  </w:style>
  <w:style w:type="character" w:styleId="Ttulo5Char" w:customStyle="1">
    <w:name w:val="Título 5 Char"/>
    <w:basedOn w:val="Fontepargpadro"/>
    <w:link w:val="Ttulo5"/>
    <w:uiPriority w:val="9"/>
    <w:semiHidden/>
    <w:rsid w:val="00067C35"/>
    <w:rPr>
      <w:rFonts w:asciiTheme="majorHAnsi" w:hAnsiTheme="majorHAnsi" w:eastAsiaTheme="majorEastAsia" w:cstheme="majorBidi"/>
      <w:color w:val="365F91" w:themeColor="accent1" w:themeShade="BF"/>
      <w:lang w:bidi="en-US"/>
    </w:rPr>
  </w:style>
  <w:style w:type="character" w:styleId="Ttulo6Char" w:customStyle="1">
    <w:name w:val="Título 6 Char"/>
    <w:basedOn w:val="Fontepargpadro"/>
    <w:link w:val="Ttulo6"/>
    <w:uiPriority w:val="9"/>
    <w:semiHidden/>
    <w:rsid w:val="00067C35"/>
    <w:rPr>
      <w:rFonts w:asciiTheme="majorHAnsi" w:hAnsiTheme="majorHAnsi" w:eastAsiaTheme="majorEastAsia" w:cstheme="majorBidi"/>
      <w:color w:val="243F60" w:themeColor="accent1" w:themeShade="7F"/>
      <w:lang w:bidi="en-US"/>
    </w:rPr>
  </w:style>
  <w:style w:type="character" w:styleId="Ttulo7Char" w:customStyle="1">
    <w:name w:val="Título 7 Char"/>
    <w:basedOn w:val="Fontepargpadro"/>
    <w:link w:val="Ttulo7"/>
    <w:uiPriority w:val="9"/>
    <w:semiHidden/>
    <w:rsid w:val="00067C35"/>
    <w:rPr>
      <w:rFonts w:asciiTheme="majorHAnsi" w:hAnsiTheme="majorHAnsi" w:eastAsiaTheme="majorEastAsia" w:cstheme="majorBidi"/>
      <w:i/>
      <w:iCs/>
      <w:color w:val="243F60" w:themeColor="accent1" w:themeShade="7F"/>
      <w:lang w:bidi="en-US"/>
    </w:rPr>
  </w:style>
  <w:style w:type="character" w:styleId="Ttulo8Char" w:customStyle="1">
    <w:name w:val="Título 8 Char"/>
    <w:basedOn w:val="Fontepargpadro"/>
    <w:link w:val="Ttulo8"/>
    <w:uiPriority w:val="9"/>
    <w:semiHidden/>
    <w:rsid w:val="00067C35"/>
    <w:rPr>
      <w:rFonts w:asciiTheme="majorHAnsi" w:hAnsiTheme="majorHAnsi" w:eastAsiaTheme="majorEastAsia" w:cstheme="majorBidi"/>
      <w:color w:val="272727" w:themeColor="text1" w:themeTint="D8"/>
      <w:sz w:val="21"/>
      <w:szCs w:val="21"/>
      <w:lang w:bidi="en-US"/>
    </w:rPr>
  </w:style>
  <w:style w:type="character" w:styleId="Ttulo9Char" w:customStyle="1">
    <w:name w:val="Título 9 Char"/>
    <w:basedOn w:val="Fontepargpadro"/>
    <w:link w:val="Ttulo9"/>
    <w:uiPriority w:val="9"/>
    <w:semiHidden/>
    <w:rsid w:val="00067C35"/>
    <w:rPr>
      <w:rFonts w:asciiTheme="majorHAnsi" w:hAnsiTheme="majorHAnsi" w:eastAsiaTheme="majorEastAsia" w:cstheme="majorBidi"/>
      <w:i/>
      <w:iCs/>
      <w:color w:val="272727" w:themeColor="text1" w:themeTint="D8"/>
      <w:sz w:val="21"/>
      <w:szCs w:val="21"/>
      <w:lang w:bidi="en-US"/>
    </w:rPr>
  </w:style>
  <w:style w:type="table" w:styleId="Tabelacomgrade">
    <w:name w:val="Table Grid"/>
    <w:basedOn w:val="Tabelanormal"/>
    <w:uiPriority w:val="39"/>
    <w:rsid w:val="00221D2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egenda">
    <w:name w:val="caption"/>
    <w:basedOn w:val="Normal"/>
    <w:next w:val="Normal"/>
    <w:uiPriority w:val="35"/>
    <w:unhideWhenUsed/>
    <w:qFormat/>
    <w:rsid w:val="00355737"/>
    <w:pPr>
      <w:keepNext/>
      <w:jc w:val="center"/>
    </w:pPr>
    <w:rPr>
      <w:iCs/>
      <w:sz w:val="24"/>
      <w:szCs w:val="18"/>
    </w:rPr>
  </w:style>
  <w:style w:type="character" w:styleId="Refdecomentrio">
    <w:name w:val="annotation reference"/>
    <w:basedOn w:val="Fontepargpadro"/>
    <w:uiPriority w:val="99"/>
    <w:semiHidden/>
    <w:unhideWhenUsed/>
    <w:rsid w:val="00230650"/>
    <w:rPr>
      <w:sz w:val="16"/>
      <w:szCs w:val="16"/>
    </w:rPr>
  </w:style>
  <w:style w:type="paragraph" w:styleId="Textodecomentrio">
    <w:name w:val="annotation text"/>
    <w:basedOn w:val="Normal"/>
    <w:link w:val="TextodecomentrioChar"/>
    <w:uiPriority w:val="99"/>
    <w:semiHidden/>
    <w:unhideWhenUsed/>
    <w:rsid w:val="00230650"/>
    <w:rPr>
      <w:sz w:val="20"/>
      <w:szCs w:val="20"/>
    </w:rPr>
  </w:style>
  <w:style w:type="character" w:styleId="TextodecomentrioChar" w:customStyle="1">
    <w:name w:val="Texto de comentário Char"/>
    <w:basedOn w:val="Fontepargpadro"/>
    <w:link w:val="Textodecomentrio"/>
    <w:uiPriority w:val="99"/>
    <w:semiHidden/>
    <w:rsid w:val="00230650"/>
    <w:rPr>
      <w:rFonts w:ascii="Times New Roman" w:hAnsi="Times New Roman" w:eastAsia="Times New Roman" w:cs="Times New Roman"/>
      <w:sz w:val="20"/>
      <w:szCs w:val="20"/>
      <w:lang w:bidi="en-US"/>
    </w:rPr>
  </w:style>
  <w:style w:type="paragraph" w:styleId="Assuntodocomentrio">
    <w:name w:val="annotation subject"/>
    <w:basedOn w:val="Textodecomentrio"/>
    <w:next w:val="Textodecomentrio"/>
    <w:link w:val="AssuntodocomentrioChar"/>
    <w:uiPriority w:val="99"/>
    <w:semiHidden/>
    <w:unhideWhenUsed/>
    <w:rsid w:val="00230650"/>
    <w:rPr>
      <w:b/>
      <w:bCs/>
    </w:rPr>
  </w:style>
  <w:style w:type="character" w:styleId="AssuntodocomentrioChar" w:customStyle="1">
    <w:name w:val="Assunto do comentário Char"/>
    <w:basedOn w:val="TextodecomentrioChar"/>
    <w:link w:val="Assuntodocomentrio"/>
    <w:uiPriority w:val="99"/>
    <w:semiHidden/>
    <w:rsid w:val="00230650"/>
    <w:rPr>
      <w:rFonts w:ascii="Times New Roman" w:hAnsi="Times New Roman" w:eastAsia="Times New Roman" w:cs="Times New Roman"/>
      <w:b/>
      <w:bCs/>
      <w:sz w:val="20"/>
      <w:szCs w:val="20"/>
      <w:lang w:bidi="en-US"/>
    </w:rPr>
  </w:style>
  <w:style w:type="paragraph" w:styleId="Textodebalo">
    <w:name w:val="Balloon Text"/>
    <w:basedOn w:val="Normal"/>
    <w:link w:val="TextodebaloChar"/>
    <w:uiPriority w:val="99"/>
    <w:semiHidden/>
    <w:unhideWhenUsed/>
    <w:rsid w:val="00230650"/>
    <w:rPr>
      <w:rFonts w:ascii="Segoe UI" w:hAnsi="Segoe UI" w:cs="Segoe UI"/>
      <w:sz w:val="18"/>
      <w:szCs w:val="18"/>
    </w:rPr>
  </w:style>
  <w:style w:type="character" w:styleId="TextodebaloChar" w:customStyle="1">
    <w:name w:val="Texto de balão Char"/>
    <w:basedOn w:val="Fontepargpadro"/>
    <w:link w:val="Textodebalo"/>
    <w:uiPriority w:val="99"/>
    <w:semiHidden/>
    <w:rsid w:val="00230650"/>
    <w:rPr>
      <w:rFonts w:ascii="Segoe UI" w:hAnsi="Segoe UI" w:eastAsia="Times New Roman" w:cs="Segoe UI"/>
      <w:sz w:val="18"/>
      <w:szCs w:val="18"/>
      <w:lang w:bidi="en-US"/>
    </w:rPr>
  </w:style>
  <w:style w:type="character" w:styleId="CorpodetextoChar" w:customStyle="1">
    <w:name w:val="Corpo de texto Char"/>
    <w:basedOn w:val="Fontepargpadro"/>
    <w:link w:val="Corpodetexto"/>
    <w:uiPriority w:val="1"/>
    <w:rsid w:val="00D03AF6"/>
    <w:rPr>
      <w:rFonts w:ascii="Times New Roman" w:hAnsi="Times New Roman" w:eastAsia="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microsoft.com/office/2011/relationships/people" Target="people.xml" Id="rId18" /><Relationship Type="http://schemas.openxmlformats.org/officeDocument/2006/relationships/customXml" Target="../customXml/item3.xml" Id="rId3"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emf" Id="rId14" /><Relationship Type="http://schemas.openxmlformats.org/officeDocument/2006/relationships/image" Target="/media/image2.png" Id="R5b700332e0314309" /><Relationship Type="http://schemas.openxmlformats.org/officeDocument/2006/relationships/image" Target="/media/image3.png" Id="R1dcebfa916a64447" /><Relationship Type="http://schemas.openxmlformats.org/officeDocument/2006/relationships/image" Target="/media/image4.png" Id="R4ebae5ee7a034216" /><Relationship Type="http://schemas.openxmlformats.org/officeDocument/2006/relationships/image" Target="/media/image5.png" Id="R5c05bd69e2ae4bfe" /><Relationship Type="http://schemas.openxmlformats.org/officeDocument/2006/relationships/image" Target="/media/image6.png" Id="Rf2060080c95e4311" /><Relationship Type="http://schemas.openxmlformats.org/officeDocument/2006/relationships/image" Target="/media/image7.png" Id="R640cab10903142e4" /><Relationship Type="http://schemas.openxmlformats.org/officeDocument/2006/relationships/image" Target="/media/image8.png" Id="R236c64e54b8a4025" /><Relationship Type="http://schemas.openxmlformats.org/officeDocument/2006/relationships/image" Target="/media/image9.png" Id="R8076f77b51094d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d4ec443-1d68-4769-b800-0c34a927f8b0">
      <UserInfo>
        <DisplayName>Dandara Conceição Lino de Lima</DisplayName>
        <AccountId>75</AccountId>
        <AccountType/>
      </UserInfo>
      <UserInfo>
        <DisplayName>Gislene Cristina Ehlert</DisplayName>
        <AccountId>76</AccountId>
        <AccountType/>
      </UserInfo>
      <UserInfo>
        <DisplayName>Leticia de Carvalho</DisplayName>
        <AccountId>77</AccountId>
        <AccountType/>
      </UserInfo>
      <UserInfo>
        <DisplayName>Vanessa Cristina Viebrantz</DisplayName>
        <AccountId>78</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432C403F30CB941A44083349725AC34" ma:contentTypeVersion="8" ma:contentTypeDescription="Crie um novo documento." ma:contentTypeScope="" ma:versionID="786819fe487df4bb00f53d1e52a94ddf">
  <xsd:schema xmlns:xsd="http://www.w3.org/2001/XMLSchema" xmlns:xs="http://www.w3.org/2001/XMLSchema" xmlns:p="http://schemas.microsoft.com/office/2006/metadata/properties" xmlns:ns2="ba0cd3fd-a869-4368-9055-e3e28d85b3b7" xmlns:ns3="fd4ec443-1d68-4769-b800-0c34a927f8b0" targetNamespace="http://schemas.microsoft.com/office/2006/metadata/properties" ma:root="true" ma:fieldsID="9b97c563016f8373d4a9bbd3df4f17cd" ns2:_="" ns3:_="">
    <xsd:import namespace="ba0cd3fd-a869-4368-9055-e3e28d85b3b7"/>
    <xsd:import namespace="fd4ec443-1d68-4769-b800-0c34a927f8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0cd3fd-a869-4368-9055-e3e28d85b3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4ec443-1d68-4769-b800-0c34a927f8b0"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7F676-B5B8-4227-8C45-DFBEA4A0D971}">
  <ds:schemaRefs>
    <ds:schemaRef ds:uri="http://schemas.microsoft.com/office/2006/metadata/properties"/>
    <ds:schemaRef ds:uri="http://schemas.microsoft.com/office/infopath/2007/PartnerControls"/>
    <ds:schemaRef ds:uri="fd4ec443-1d68-4769-b800-0c34a927f8b0"/>
  </ds:schemaRefs>
</ds:datastoreItem>
</file>

<file path=customXml/itemProps2.xml><?xml version="1.0" encoding="utf-8"?>
<ds:datastoreItem xmlns:ds="http://schemas.openxmlformats.org/officeDocument/2006/customXml" ds:itemID="{AA7A0393-4FCB-4400-BF7F-7091665A8102}"/>
</file>

<file path=customXml/itemProps3.xml><?xml version="1.0" encoding="utf-8"?>
<ds:datastoreItem xmlns:ds="http://schemas.openxmlformats.org/officeDocument/2006/customXml" ds:itemID="{E3594BFD-66E4-41BB-91B0-C1DAC7C6B9B1}">
  <ds:schemaRefs>
    <ds:schemaRef ds:uri="http://schemas.microsoft.com/sharepoint/v3/contenttype/forms"/>
  </ds:schemaRefs>
</ds:datastoreItem>
</file>

<file path=customXml/itemProps4.xml><?xml version="1.0" encoding="utf-8"?>
<ds:datastoreItem xmlns:ds="http://schemas.openxmlformats.org/officeDocument/2006/customXml" ds:itemID="{D16BC657-B638-42A4-8AAD-D0AE3A9E59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Mauricio Capobianco Lopes</dc:creator>
  <lastModifiedBy>Leticia de Carvalho</lastModifiedBy>
  <revision>1114</revision>
  <dcterms:created xsi:type="dcterms:W3CDTF">2018-09-04T13:57:00.0000000Z</dcterms:created>
  <dcterms:modified xsi:type="dcterms:W3CDTF">2018-12-10T13:22:06.9022452Z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2018-03-02T00:00:00Z</vt:filetime>
  </property>
  <property fmtid="{D5CDD505-2E9C-101B-9397-08002B2CF9AE}" pid="3" name="Creator">
    <vt:lpwstr>Microsoft Word</vt:lpwstr>
  </property>
  <property fmtid="{D5CDD505-2E9C-101B-9397-08002B2CF9AE}" pid="4" name="LastSaved">
    <vt:filetime>2018-04-11T00:00:00Z</vt:filetime>
  </property>
  <property fmtid="{D5CDD505-2E9C-101B-9397-08002B2CF9AE}" pid="5" name="ContentTypeId">
    <vt:lpwstr>0x010100F432C403F30CB941A44083349725AC34</vt:lpwstr>
  </property>
</Properties>
</file>